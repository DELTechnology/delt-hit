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CE36" w14:textId="679A2D1A" w:rsidR="00B037EA" w:rsidRDefault="00000000">
      <w:pPr>
        <w:pStyle w:val="Heading1"/>
      </w:pPr>
      <w:bookmarkStart w:id="0" w:name="Xcbb481a8b35053bb78d30368afce6a870f54469"/>
      <w:r>
        <w:t>An end-to-end computational framework for DNA-encoded chemical library analysis</w:t>
      </w:r>
    </w:p>
    <w:p w14:paraId="717DC14F" w14:textId="446AF8B4" w:rsidR="00B037EA" w:rsidRDefault="00000000">
      <w:pPr>
        <w:pStyle w:val="Heading2"/>
      </w:pPr>
      <w:r>
        <w:t>Authors</w:t>
      </w:r>
    </w:p>
    <w:p w14:paraId="006DEFC9" w14:textId="2C877440" w:rsidR="00B037EA" w:rsidRDefault="00000000">
      <w:pPr>
        <w:pStyle w:val="FirstParagraph"/>
      </w:pPr>
      <w:r>
        <w:t xml:space="preserve">Adriano Martinelli+*, Alice Lessing+, Gary Hoppeler, Andreas Gloger, Louise Plais, </w:t>
      </w:r>
      <w:r w:rsidR="000211BE">
        <w:br/>
      </w:r>
      <w:r>
        <w:t>Jörg Scheuermann*</w:t>
      </w:r>
    </w:p>
    <w:p w14:paraId="40FD7748" w14:textId="31206FBA" w:rsidR="000211BE" w:rsidRPr="000211BE" w:rsidRDefault="000211BE" w:rsidP="000211BE">
      <w:pPr>
        <w:pStyle w:val="BodyText"/>
        <w:rPr>
          <w:sz w:val="20"/>
          <w:szCs w:val="20"/>
        </w:rPr>
      </w:pPr>
      <w:r w:rsidRPr="000211BE">
        <w:rPr>
          <w:sz w:val="20"/>
          <w:szCs w:val="20"/>
        </w:rPr>
        <w:t>Institute of Pharmaceutical Sciences, Department of Chemistry and Applied Biosciences, ETH Zurich</w:t>
      </w:r>
      <w:r>
        <w:rPr>
          <w:sz w:val="20"/>
          <w:szCs w:val="20"/>
        </w:rPr>
        <w:br/>
      </w:r>
      <w:r w:rsidRPr="000211BE">
        <w:rPr>
          <w:sz w:val="20"/>
          <w:szCs w:val="20"/>
        </w:rPr>
        <w:t>8083 Zurich, Switzerland</w:t>
      </w:r>
    </w:p>
    <w:p w14:paraId="30E9CBE8" w14:textId="3A860E5C" w:rsidR="000211BE" w:rsidRPr="000211BE" w:rsidRDefault="000211BE" w:rsidP="000211BE">
      <w:pPr>
        <w:pStyle w:val="BodyText"/>
        <w:rPr>
          <w:sz w:val="20"/>
          <w:szCs w:val="20"/>
        </w:rPr>
      </w:pPr>
      <w:r w:rsidRPr="000211BE">
        <w:rPr>
          <w:sz w:val="20"/>
          <w:szCs w:val="20"/>
        </w:rPr>
        <w:t>+ these authors contributed equally</w:t>
      </w:r>
    </w:p>
    <w:p w14:paraId="5E097983" w14:textId="77777777" w:rsidR="000211BE" w:rsidRPr="000211BE" w:rsidRDefault="000211BE" w:rsidP="00262F92">
      <w:pPr>
        <w:pStyle w:val="BodyText"/>
        <w:spacing w:before="0" w:after="0"/>
        <w:rPr>
          <w:sz w:val="20"/>
          <w:szCs w:val="20"/>
        </w:rPr>
      </w:pPr>
      <w:r w:rsidRPr="000211BE">
        <w:rPr>
          <w:sz w:val="20"/>
          <w:szCs w:val="20"/>
        </w:rPr>
        <w:t>*</w:t>
      </w:r>
      <w:proofErr w:type="gramStart"/>
      <w:r w:rsidRPr="000211BE">
        <w:rPr>
          <w:sz w:val="20"/>
          <w:szCs w:val="20"/>
        </w:rPr>
        <w:t>corresponding</w:t>
      </w:r>
      <w:proofErr w:type="gramEnd"/>
      <w:r w:rsidRPr="000211BE">
        <w:rPr>
          <w:sz w:val="20"/>
          <w:szCs w:val="20"/>
        </w:rPr>
        <w:t xml:space="preserve"> authors:</w:t>
      </w:r>
    </w:p>
    <w:p w14:paraId="429BF2E5" w14:textId="012EDC1A" w:rsidR="000211BE" w:rsidRPr="00CD576F" w:rsidRDefault="000211BE" w:rsidP="000D2C5F">
      <w:pPr>
        <w:pStyle w:val="BodyText"/>
        <w:spacing w:before="0" w:after="0"/>
        <w:jc w:val="left"/>
        <w:rPr>
          <w:sz w:val="20"/>
          <w:szCs w:val="20"/>
        </w:rPr>
      </w:pPr>
      <w:r w:rsidRPr="006F59E6">
        <w:rPr>
          <w:sz w:val="20"/>
          <w:szCs w:val="20"/>
          <w:lang w:val="en-GB"/>
        </w:rPr>
        <w:t xml:space="preserve"> </w:t>
      </w:r>
      <w:r w:rsidR="000D2C5F" w:rsidRPr="00CD576F">
        <w:rPr>
          <w:sz w:val="20"/>
          <w:szCs w:val="20"/>
        </w:rPr>
        <w:t xml:space="preserve">Adriano Martinelli, e-mail: </w:t>
      </w:r>
      <w:r w:rsidRPr="00CD576F">
        <w:rPr>
          <w:sz w:val="20"/>
          <w:szCs w:val="20"/>
        </w:rPr>
        <w:t>adriano.martinelli@pharma.ethz.ch</w:t>
      </w:r>
      <w:r w:rsidRPr="00CD576F">
        <w:rPr>
          <w:sz w:val="20"/>
          <w:szCs w:val="20"/>
        </w:rPr>
        <w:br/>
        <w:t xml:space="preserve"> </w:t>
      </w:r>
      <w:r w:rsidR="000D2C5F" w:rsidRPr="00CD576F">
        <w:rPr>
          <w:sz w:val="20"/>
          <w:szCs w:val="20"/>
        </w:rPr>
        <w:t xml:space="preserve">Jörg Scheuermann, email: </w:t>
      </w:r>
      <w:r w:rsidRPr="00CD576F">
        <w:rPr>
          <w:sz w:val="20"/>
          <w:szCs w:val="20"/>
        </w:rPr>
        <w:t>joerg.scheuermann@pharma.ethz.ch</w:t>
      </w:r>
    </w:p>
    <w:p w14:paraId="1F08F938" w14:textId="60AF219E" w:rsidR="000211BE" w:rsidRPr="00CD576F" w:rsidRDefault="000211BE">
      <w:pPr>
        <w:pStyle w:val="Heading2"/>
      </w:pPr>
      <w:bookmarkStart w:id="1" w:name="authors"/>
      <w:bookmarkEnd w:id="1"/>
    </w:p>
    <w:p w14:paraId="14949DB5" w14:textId="364DAB17" w:rsidR="00B037EA" w:rsidRDefault="00000000">
      <w:pPr>
        <w:pStyle w:val="Heading2"/>
      </w:pPr>
      <w:r>
        <w:t xml:space="preserve">Abstract </w:t>
      </w:r>
    </w:p>
    <w:p w14:paraId="2472D843" w14:textId="3EB50789" w:rsidR="00B037EA" w:rsidRDefault="00000000">
      <w:r>
        <w:rPr>
          <w:color w:val="000000" w:themeColor="text1"/>
          <w:lang w:val="en-GB"/>
        </w:rPr>
        <w:t xml:space="preserve">DNA-encoded chemical libraries (DELs) have </w:t>
      </w:r>
      <w:r>
        <w:t xml:space="preserve">emerged as a transformative technology in drug discovery, enabling the simultaneous screening of millions to billions of individually DNA-tagged small molecules and their identification after PCR amplification and high-throughput DNA sequencing. However, the computational analysis of DEL screening data is a challenge, requiring sophisticated integration of genomics, cheminformatics, and statistical analysis workflows for which currently no general, open-source software solution is available. This protocol presents DELT-Hit (DNA-Encoded Library Technology Hit Identification), a comprehensive open-source command line tool which allows computational and experimental researchers to analyze DEL data through an intuitive command-line interface. </w:t>
      </w:r>
      <w:r>
        <w:rPr>
          <w:color w:val="000000" w:themeColor="text1"/>
        </w:rPr>
        <w:t>DELT-Hit offers a pipeline that converts raw FASTQ reads into machine learning-ready chemical information by five interconnected modules: (1) adaptive sequence demultiplexing using optimized algorithms with error correction and flexible barcode handling, (2) automated chemical structure reconstruction from building block libraries using reaction SM</w:t>
      </w:r>
      <w:r w:rsidR="00B0669C">
        <w:rPr>
          <w:color w:val="000000" w:themeColor="text1"/>
        </w:rPr>
        <w:t>IRKS</w:t>
      </w:r>
      <w:r>
        <w:rPr>
          <w:color w:val="000000" w:themeColor="text1"/>
        </w:rPr>
        <w:t xml:space="preserve"> templates with support for both single and dual display DEL architectures, (3) comprehensive molecular property calculation an</w:t>
      </w:r>
      <w:r>
        <w:t>d descriptor generation using established cheminformatics libraries, (4) statistical analysis and hit ranking with multiple normalization strategies adapted from proven RNA-seq methodologies, and (5) integrated quality control and visualization tools specifically designed for DEL data interpretation.</w:t>
      </w:r>
      <w:r>
        <w:rPr>
          <w:color w:val="000000" w:themeColor="text1"/>
        </w:rPr>
        <w:t xml:space="preserve"> DELT-Hit addresses a critical computational gap </w:t>
      </w:r>
      <w:r>
        <w:t>identified in the DEL field and provides the standardization necessary for reproducible analysis across research groups. The protocol is accompanied by comprehensive documentation and a tutorial dataset, allowing for a consistent implementation across the rapidly growing DEL community.</w:t>
      </w:r>
    </w:p>
    <w:p w14:paraId="64C55624" w14:textId="1B0B0713" w:rsidR="00B037EA" w:rsidRDefault="00000000" w:rsidP="000211BE">
      <w:bookmarkStart w:id="2" w:name="abstract"/>
      <w:bookmarkEnd w:id="2"/>
      <w:r>
        <w:br w:type="page"/>
      </w:r>
      <w:r>
        <w:lastRenderedPageBreak/>
        <w:t>Key Points</w:t>
      </w:r>
    </w:p>
    <w:p w14:paraId="01868444" w14:textId="77777777" w:rsidR="00B037EA" w:rsidRDefault="00000000">
      <w:pPr>
        <w:pStyle w:val="ListParagraph"/>
        <w:numPr>
          <w:ilvl w:val="0"/>
          <w:numId w:val="7"/>
        </w:numPr>
      </w:pPr>
      <w:r>
        <w:rPr>
          <w:b/>
          <w:bCs/>
        </w:rPr>
        <w:t>Scalability and performance</w:t>
      </w:r>
      <w:r>
        <w:t>: DELT-Hit is designed to handle the computational demands of modern pharmaceutical DEL campaigns, efficiently processing libraries containing millions of compounds while maintaining a user-friendly interface</w:t>
      </w:r>
    </w:p>
    <w:p w14:paraId="208CC85F" w14:textId="77777777" w:rsidR="00B037EA" w:rsidRDefault="00000000">
      <w:pPr>
        <w:pStyle w:val="ListParagraph"/>
        <w:numPr>
          <w:ilvl w:val="0"/>
          <w:numId w:val="7"/>
        </w:numPr>
      </w:pPr>
      <w:r>
        <w:rPr>
          <w:b/>
          <w:bCs/>
        </w:rPr>
        <w:t>Comprehensive DEL architecture support</w:t>
      </w:r>
      <w:r>
        <w:t>: The framework provides native support for both single and dual display DEL architectures, addressing the full spectrum of current library designs used in industry and academia</w:t>
      </w:r>
    </w:p>
    <w:p w14:paraId="53EFA9AC" w14:textId="77777777" w:rsidR="00B037EA" w:rsidRDefault="00000000">
      <w:pPr>
        <w:pStyle w:val="ListParagraph"/>
        <w:numPr>
          <w:ilvl w:val="0"/>
          <w:numId w:val="7"/>
        </w:numPr>
      </w:pPr>
      <w:r>
        <w:rPr>
          <w:b/>
          <w:bCs/>
        </w:rPr>
        <w:t>Validated algorithms</w:t>
      </w:r>
      <w:r>
        <w:t>: Integrates proven bioinformatics tools (</w:t>
      </w:r>
      <w:proofErr w:type="spellStart"/>
      <w:r>
        <w:t>Cutadapt</w:t>
      </w:r>
      <w:proofErr w:type="spellEnd"/>
      <w:r>
        <w:t xml:space="preserve"> for sequence processing, </w:t>
      </w:r>
      <w:proofErr w:type="spellStart"/>
      <w:r>
        <w:t>edgeR</w:t>
      </w:r>
      <w:proofErr w:type="spellEnd"/>
      <w:r>
        <w:t xml:space="preserve"> for statistical analysis) with specialized DEL-specific optimizations, error handling, and quality control metrics</w:t>
      </w:r>
    </w:p>
    <w:p w14:paraId="2C4D0390" w14:textId="77777777" w:rsidR="00B037EA" w:rsidRDefault="00000000">
      <w:pPr>
        <w:pStyle w:val="ListParagraph"/>
        <w:numPr>
          <w:ilvl w:val="0"/>
          <w:numId w:val="7"/>
        </w:numPr>
      </w:pPr>
      <w:r>
        <w:rPr>
          <w:b/>
          <w:bCs/>
        </w:rPr>
        <w:t>Flexible and robust design</w:t>
      </w:r>
      <w:r>
        <w:t>: Modular architecture accommodates diverse library formats, custom reaction templates, and building block definitions</w:t>
      </w:r>
    </w:p>
    <w:p w14:paraId="218E85E7" w14:textId="77777777" w:rsidR="00B037EA" w:rsidRDefault="00000000">
      <w:pPr>
        <w:pStyle w:val="ListParagraph"/>
        <w:numPr>
          <w:ilvl w:val="0"/>
          <w:numId w:val="7"/>
        </w:numPr>
      </w:pPr>
      <w:r>
        <w:rPr>
          <w:b/>
          <w:bCs/>
        </w:rPr>
        <w:t>Machine learning ecosystem integration</w:t>
      </w:r>
      <w:r>
        <w:t>: Generates standardized, analysis-ready datasets compatible with downstream machine learning workflows for advanced hit prediction, structure-activity relationship analysis, and virtual screening applications</w:t>
      </w:r>
    </w:p>
    <w:p w14:paraId="73B3B98B" w14:textId="77777777" w:rsidR="00B037EA" w:rsidRDefault="00000000">
      <w:pPr>
        <w:pStyle w:val="Heading2"/>
      </w:pPr>
      <w:bookmarkStart w:id="3" w:name="key-points"/>
      <w:bookmarkEnd w:id="3"/>
      <w:r>
        <w:t>Technical Overview</w:t>
      </w:r>
    </w:p>
    <w:p w14:paraId="50E20667" w14:textId="77777777" w:rsidR="00B037EA" w:rsidRDefault="00000000">
      <w:pPr>
        <w:pStyle w:val="FirstParagraph"/>
      </w:pPr>
      <w:r>
        <w:t>DELT-Hit is implemented as a Python package organized into five core modules:</w:t>
      </w:r>
    </w:p>
    <w:p w14:paraId="0A1C6F78" w14:textId="77777777" w:rsidR="00B037EA" w:rsidRDefault="00000000" w:rsidP="0079700F">
      <w:pPr>
        <w:pStyle w:val="ListParagraph"/>
        <w:numPr>
          <w:ilvl w:val="0"/>
          <w:numId w:val="10"/>
        </w:numPr>
      </w:pPr>
      <w:proofErr w:type="spellStart"/>
      <w:r>
        <w:rPr>
          <w:b/>
          <w:bCs/>
        </w:rPr>
        <w:t>init</w:t>
      </w:r>
      <w:proofErr w:type="spellEnd"/>
      <w:r>
        <w:t>: Project initialization and configuration management with Excel template support</w:t>
      </w:r>
    </w:p>
    <w:p w14:paraId="7FECFE18" w14:textId="77777777" w:rsidR="00B037EA" w:rsidRDefault="00000000" w:rsidP="0079700F">
      <w:pPr>
        <w:pStyle w:val="ListParagraph"/>
        <w:numPr>
          <w:ilvl w:val="0"/>
          <w:numId w:val="11"/>
        </w:numPr>
      </w:pPr>
      <w:r>
        <w:rPr>
          <w:b/>
          <w:bCs/>
        </w:rPr>
        <w:t>demultiplex</w:t>
      </w:r>
      <w:r>
        <w:t>: Sequence processing and demultiplexing with adaptive error correction</w:t>
      </w:r>
    </w:p>
    <w:p w14:paraId="41DCE511" w14:textId="77777777" w:rsidR="00B037EA" w:rsidRDefault="00000000" w:rsidP="0079700F">
      <w:pPr>
        <w:pStyle w:val="Compact"/>
        <w:numPr>
          <w:ilvl w:val="1"/>
          <w:numId w:val="12"/>
        </w:numPr>
      </w:pPr>
      <w:r>
        <w:rPr>
          <w:rStyle w:val="VerbatimChar"/>
        </w:rPr>
        <w:t>qc</w:t>
      </w:r>
      <w:r>
        <w:t>: Quality control plot generation and statistical summaries</w:t>
      </w:r>
    </w:p>
    <w:p w14:paraId="524C8AE0" w14:textId="77777777" w:rsidR="00B037EA" w:rsidRDefault="00000000" w:rsidP="0079700F">
      <w:pPr>
        <w:pStyle w:val="Compact"/>
        <w:numPr>
          <w:ilvl w:val="1"/>
          <w:numId w:val="13"/>
        </w:numPr>
      </w:pPr>
      <w:r>
        <w:rPr>
          <w:rStyle w:val="VerbatimChar"/>
        </w:rPr>
        <w:t>report</w:t>
      </w:r>
      <w:r>
        <w:t>: Comprehensive reporting with sequence mapping statistics</w:t>
      </w:r>
    </w:p>
    <w:p w14:paraId="5D789B13" w14:textId="77777777" w:rsidR="00B037EA" w:rsidRDefault="00000000" w:rsidP="0079700F">
      <w:pPr>
        <w:pStyle w:val="ListParagraph"/>
        <w:numPr>
          <w:ilvl w:val="0"/>
          <w:numId w:val="14"/>
        </w:numPr>
      </w:pPr>
      <w:r>
        <w:rPr>
          <w:b/>
          <w:bCs/>
        </w:rPr>
        <w:t>library</w:t>
      </w:r>
      <w:r>
        <w:t>: Chemical structure reconstruction and molecular property calculation</w:t>
      </w:r>
    </w:p>
    <w:p w14:paraId="76E210B9" w14:textId="77777777" w:rsidR="00B037EA" w:rsidRDefault="00000000" w:rsidP="0079700F">
      <w:pPr>
        <w:pStyle w:val="Compact"/>
        <w:numPr>
          <w:ilvl w:val="1"/>
          <w:numId w:val="15"/>
        </w:numPr>
      </w:pPr>
      <w:r>
        <w:rPr>
          <w:rStyle w:val="VerbatimChar"/>
        </w:rPr>
        <w:t>enumerate</w:t>
      </w:r>
      <w:r>
        <w:t>: SMILES construction from reaction steps and building blocks</w:t>
      </w:r>
    </w:p>
    <w:p w14:paraId="59A88DD4" w14:textId="77777777" w:rsidR="00B037EA" w:rsidRDefault="00000000" w:rsidP="0079700F">
      <w:pPr>
        <w:pStyle w:val="Compact"/>
        <w:numPr>
          <w:ilvl w:val="1"/>
          <w:numId w:val="16"/>
        </w:numPr>
      </w:pPr>
      <w:r>
        <w:rPr>
          <w:rStyle w:val="VerbatimChar"/>
        </w:rPr>
        <w:t>properties</w:t>
      </w:r>
      <w:r>
        <w:t>: Molecular descriptor computation and distribution visualization</w:t>
      </w:r>
    </w:p>
    <w:p w14:paraId="3255EB30" w14:textId="77777777" w:rsidR="00B037EA" w:rsidRDefault="00000000" w:rsidP="0079700F">
      <w:pPr>
        <w:pStyle w:val="Compact"/>
        <w:numPr>
          <w:ilvl w:val="1"/>
          <w:numId w:val="17"/>
        </w:numPr>
      </w:pPr>
      <w:r>
        <w:rPr>
          <w:rStyle w:val="VerbatimChar"/>
        </w:rPr>
        <w:t>represent</w:t>
      </w:r>
      <w:r>
        <w:t>: Chemical representation generation for downstream machine learning</w:t>
      </w:r>
    </w:p>
    <w:p w14:paraId="252C5CDE" w14:textId="77777777" w:rsidR="00B037EA" w:rsidRDefault="00000000" w:rsidP="0079700F">
      <w:pPr>
        <w:pStyle w:val="ListParagraph"/>
        <w:numPr>
          <w:ilvl w:val="0"/>
          <w:numId w:val="18"/>
        </w:numPr>
      </w:pPr>
      <w:r>
        <w:rPr>
          <w:b/>
          <w:bCs/>
        </w:rPr>
        <w:t>dashboard</w:t>
      </w:r>
      <w:r>
        <w:t>: Interactive data exploration and real-time visualization interface</w:t>
      </w:r>
    </w:p>
    <w:p w14:paraId="31F36E9E" w14:textId="77777777" w:rsidR="00B037EA" w:rsidRDefault="00000000" w:rsidP="0079700F">
      <w:pPr>
        <w:pStyle w:val="ListParagraph"/>
        <w:numPr>
          <w:ilvl w:val="0"/>
          <w:numId w:val="19"/>
        </w:numPr>
      </w:pPr>
      <w:proofErr w:type="spellStart"/>
      <w:r>
        <w:rPr>
          <w:b/>
          <w:bCs/>
        </w:rPr>
        <w:t>analyse</w:t>
      </w:r>
      <w:proofErr w:type="spellEnd"/>
      <w:r>
        <w:t>: Statistical analysis and hit ranking with multiple enrichment methods</w:t>
      </w:r>
    </w:p>
    <w:p w14:paraId="62E75F30" w14:textId="77777777" w:rsidR="00B037EA" w:rsidRDefault="00000000">
      <w:pPr>
        <w:rPr>
          <w:rFonts w:asciiTheme="majorHAnsi" w:eastAsiaTheme="majorEastAsia" w:hAnsiTheme="majorHAnsi" w:cstheme="majorBidi"/>
          <w:color w:val="0F4761" w:themeColor="accent1" w:themeShade="BF"/>
          <w:sz w:val="32"/>
          <w:szCs w:val="32"/>
        </w:rPr>
      </w:pPr>
      <w:bookmarkStart w:id="4" w:name="technical-overview"/>
      <w:bookmarkEnd w:id="4"/>
      <w:r>
        <w:br w:type="page"/>
      </w:r>
    </w:p>
    <w:p w14:paraId="613BB2B1" w14:textId="77777777" w:rsidR="00B037EA" w:rsidRDefault="00000000">
      <w:pPr>
        <w:pStyle w:val="Heading2"/>
        <w:spacing w:before="0"/>
      </w:pPr>
      <w:r>
        <w:lastRenderedPageBreak/>
        <w:t>Introduction</w:t>
      </w:r>
    </w:p>
    <w:p w14:paraId="4A430C9D" w14:textId="34DD0F3D" w:rsidR="00B037EA" w:rsidRDefault="00000000" w:rsidP="000D2C5F">
      <w:pPr>
        <w:spacing w:before="180" w:after="180"/>
      </w:pPr>
      <w:r>
        <w:t>DNA-encoded chemical libraries (DELs) have revolutionized modern small-molecule drug discovery by enabling the synthesis and screening of chemical spaces that would be impractical to explore using traditional high-throughput screening approaches</w:t>
      </w:r>
      <w:r w:rsidR="0027158C">
        <w:fldChar w:fldCharType="begin">
          <w:fldData xml:space="preserve">PEVuZE5vdGU+PENpdGU+PEF1dGhvcj5CcmVubmVyPC9BdXRob3I+PFllYXI+MTk5MjwvWWVhcj48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</w:fldData>
        </w:fldChar>
      </w:r>
      <w:r w:rsidR="006F59E6">
        <w:instrText xml:space="preserve"> ADDIN EN.CITE </w:instrText>
      </w:r>
      <w:r w:rsidR="006F59E6">
        <w:fldChar w:fldCharType="begin">
          <w:fldData xml:space="preserve">PEVuZE5vdGU+PENpdGU+PEF1dGhvcj5CcmVubmVyPC9BdXRob3I+PFllYXI+MTk5MjwvWWVhcj48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</w:fldData>
        </w:fldChar>
      </w:r>
      <w:r w:rsidR="006F59E6">
        <w:instrText xml:space="preserve"> ADDIN EN.CITE.DATA </w:instrText>
      </w:r>
      <w:r w:rsidR="006F59E6">
        <w:fldChar w:fldCharType="end"/>
      </w:r>
      <w:r w:rsidR="0027158C">
        <w:fldChar w:fldCharType="separate"/>
      </w:r>
      <w:r w:rsidR="006F59E6" w:rsidRPr="006F59E6">
        <w:rPr>
          <w:noProof/>
          <w:vertAlign w:val="superscript"/>
        </w:rPr>
        <w:t>1-9</w:t>
      </w:r>
      <w:r w:rsidR="0027158C">
        <w:fldChar w:fldCharType="end"/>
      </w:r>
      <w:r>
        <w:t>. In analogy to biological display technologies, DEL features a direct link between a library member's phenotype (i.e., the small molecule) and genotype (</w:t>
      </w:r>
      <w:proofErr w:type="spellStart"/>
      <w:r>
        <w:t>i.e</w:t>
      </w:r>
      <w:proofErr w:type="spellEnd"/>
      <w:r>
        <w:t>, the encoding DNA oligonucleotide) which allows for the simultaneous and inexpensive screening of libraries of very large sizes (millions to billions) against chosen biological targets, thus greatly facilitating hit discovery</w:t>
      </w:r>
      <w:r w:rsidR="0027158C">
        <w:fldChar w:fldCharType="begin">
          <w:fldData xml:space="preserve">PEVuZE5vdGU+PENpdGU+PEF1dGhvcj5IdWFuZzwvQXV0aG9yPjxZZWFyPjIwMjI8L1llYXI+PFJl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</w:fldData>
        </w:fldChar>
      </w:r>
      <w:r w:rsidR="00587885">
        <w:instrText xml:space="preserve"> ADDIN EN.CITE </w:instrText>
      </w:r>
      <w:r w:rsidR="00587885">
        <w:fldChar w:fldCharType="begin">
          <w:fldData xml:space="preserve">PEVuZE5vdGU+PENpdGU+PEF1dGhvcj5IdWFuZzwvQXV0aG9yPjxZZWFyPjIwMjI8L1llYXI+PFJl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</w:fldData>
        </w:fldChar>
      </w:r>
      <w:r w:rsidR="00587885">
        <w:instrText xml:space="preserve"> ADDIN EN.CITE.DATA </w:instrText>
      </w:r>
      <w:r w:rsidR="00587885">
        <w:fldChar w:fldCharType="end"/>
      </w:r>
      <w:r w:rsidR="0027158C">
        <w:fldChar w:fldCharType="separate"/>
      </w:r>
      <w:r w:rsidR="00587885" w:rsidRPr="00587885">
        <w:rPr>
          <w:noProof/>
          <w:vertAlign w:val="superscript"/>
        </w:rPr>
        <w:t>4,10</w:t>
      </w:r>
      <w:r w:rsidR="0027158C">
        <w:fldChar w:fldCharType="end"/>
      </w:r>
      <w:r>
        <w:t>.</w:t>
      </w:r>
      <w:r>
        <w:br/>
        <w:t>These affinity-based selections on targets can be automatized and have been reported in a previous Nature Protocol</w:t>
      </w:r>
      <w:r w:rsidR="0027158C">
        <w:fldChar w:fldCharType="begin"/>
      </w:r>
      <w:r w:rsidR="00F32ADE">
        <w:instrText xml:space="preserve"> ADDIN EN.CITE &lt;EndNote&gt;&lt;Cite&gt;&lt;Author&gt;Decurtins&lt;/Author&gt;&lt;Year&gt;2016&lt;/Year&gt;&lt;RecNum&gt;27&lt;/RecNum&gt;&lt;DisplayText&gt;&lt;style face="superscript"&gt;11&lt;/style&gt;&lt;/DisplayText&gt;&lt;record&gt;&lt;rec-number&gt;27&lt;/rec-number&gt;&lt;foreign-keys&gt;&lt;key app="EN" db-id="de525t9t7sxfp8e0ara50srd9fer25ad0pd5" timestamp="1762515527"&gt;27&lt;/key&gt;&lt;/foreign-keys&gt;&lt;ref-type name="Journal Article"&gt;17&lt;/ref-type&gt;&lt;contributors&gt;&lt;authors&gt;&lt;author&gt;Decurtins, W.&lt;/author&gt;&lt;author&gt;Wichert, M.&lt;/author&gt;&lt;author&gt;Franzini, R. M.&lt;/author&gt;&lt;author&gt;Buller, F.&lt;/author&gt;&lt;author&gt;Stravs, M. A.&lt;/author&gt;&lt;author&gt;Zhang, Y.&lt;/author&gt;&lt;author&gt;Neri, D.&lt;/author&gt;&lt;author&gt;Scheuermann, J.&lt;/author&gt;&lt;/authors&gt;&lt;/contributors&gt;&lt;auth-address&gt;Department of Chemistry and Applied Biosciences, Institute of Pharmaceutical Sciences, Swiss Federal Institute of Technology (ETH Zurich), Zurich, Switzerland.&lt;/auth-address&gt;&lt;titles&gt;&lt;title&gt;Automated screening for small organic ligands using DNA-encoded chemical libraries&lt;/title&gt;&lt;secondary-title&gt;Nat Protoc&lt;/secondary-title&gt;&lt;/titles&gt;&lt;periodical&gt;&lt;full-title&gt;Nat Protoc&lt;/full-title&gt;&lt;/periodical&gt;&lt;pages&gt;764-80&lt;/pages&gt;&lt;volume&gt;11&lt;/volume&gt;&lt;number&gt;4&lt;/number&gt;&lt;edition&gt;2016/03/18&lt;/edition&gt;&lt;keywords&gt;&lt;keyword&gt;DNA Adducts/*analysis&lt;/keyword&gt;&lt;keyword&gt;High-Throughput Nucleotide Sequencing&lt;/keyword&gt;&lt;keyword&gt;*Ligands&lt;/keyword&gt;&lt;keyword&gt;Mass Screening/*methods&lt;/keyword&gt;&lt;keyword&gt;Oligonucleotides/*chemistry/genetics&lt;/keyword&gt;&lt;keyword&gt;Protein Binding&lt;/keyword&gt;&lt;keyword&gt;*Small Molecule Libraries&lt;/keyword&gt;&lt;/keywords&gt;&lt;dates&gt;&lt;year&gt;2016&lt;/year&gt;&lt;pub-dates&gt;&lt;date&gt;Apr&lt;/date&gt;&lt;/pub-dates&gt;&lt;/dates&gt;&lt;isbn&gt;1750-2799 (Electronic)&amp;#xD;1750-2799 (Linking)&lt;/isbn&gt;&lt;accession-num&gt;26985574&lt;/accession-num&gt;&lt;urls&gt;&lt;related-urls&gt;&lt;url&gt;https://www.ncbi.nlm.nih.gov/pubmed/26985574&lt;/url&gt;&lt;url&gt;https://www.nature.com/articles/nprot.2016.039.pdf&lt;/url&gt;&lt;/related-urls&gt;&lt;/urls&gt;&lt;custom2&gt;PMC6126613&lt;/custom2&gt;&lt;electronic-resource-num&gt;10.1038/nprot.2016.039&lt;/electronic-resource-num&gt;&lt;/record&gt;&lt;/Cite&gt;&lt;/EndNote&gt;</w:instrText>
      </w:r>
      <w:r w:rsidR="0027158C">
        <w:fldChar w:fldCharType="separate"/>
      </w:r>
      <w:r w:rsidR="00F32ADE" w:rsidRPr="00F32ADE">
        <w:rPr>
          <w:noProof/>
          <w:vertAlign w:val="superscript"/>
        </w:rPr>
        <w:t>11</w:t>
      </w:r>
      <w:r w:rsidR="0027158C">
        <w:fldChar w:fldCharType="end"/>
      </w:r>
      <w:r>
        <w:t>. At the last step of the affinity-based selection process, the DNA tags of the remaining/binding compounds need to be PCR amplified and deep-sequenced by high-throughput DNA sequencing, to reveal the frequency (code counts) of each selected library member</w:t>
      </w:r>
      <w:r w:rsidR="0027158C">
        <w:fldChar w:fldCharType="begin">
          <w:fldData xml:space="preserve">PEVuZE5vdGU+PENpdGU+PEF1dGhvcj5EZWN1cnRpbnM8L0F1dGhvcj48WWVhcj4yMDE2PC9ZZWFy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</w:fldData>
        </w:fldChar>
      </w:r>
      <w:r w:rsidR="00587885">
        <w:instrText xml:space="preserve"> ADDIN EN.CITE </w:instrText>
      </w:r>
      <w:r w:rsidR="00587885">
        <w:fldChar w:fldCharType="begin">
          <w:fldData xml:space="preserve">PEVuZE5vdGU+PENpdGU+PEF1dGhvcj5EZWN1cnRpbnM8L0F1dGhvcj48WWVhcj4yMDE2PC9ZZWFy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</w:fldData>
        </w:fldChar>
      </w:r>
      <w:r w:rsidR="00587885">
        <w:instrText xml:space="preserve"> ADDIN EN.CITE.DATA </w:instrText>
      </w:r>
      <w:r w:rsidR="00587885">
        <w:fldChar w:fldCharType="end"/>
      </w:r>
      <w:r w:rsidR="0027158C">
        <w:fldChar w:fldCharType="separate"/>
      </w:r>
      <w:r w:rsidR="00587885" w:rsidRPr="00587885">
        <w:rPr>
          <w:noProof/>
          <w:vertAlign w:val="superscript"/>
        </w:rPr>
        <w:t>11,7</w:t>
      </w:r>
      <w:r w:rsidR="0027158C">
        <w:fldChar w:fldCharType="end"/>
      </w:r>
      <w:r>
        <w:t>.</w:t>
      </w:r>
    </w:p>
    <w:p w14:paraId="0947B47C" w14:textId="4E783237" w:rsidR="00B037EA" w:rsidRDefault="00000000" w:rsidP="000D2C5F">
      <w:pPr>
        <w:spacing w:before="180" w:after="180"/>
      </w:pPr>
      <w:r>
        <w:t>As outlined in comprehensive review articles on DEL technology</w:t>
      </w:r>
      <w:r w:rsidR="0027158C">
        <w:fldChar w:fldCharType="begin">
          <w:fldData xml:space="preserve">PEVuZE5vdGU+PENpdGU+PEF1dGhvcj5TYXR6PC9BdXRob3I+PFllYXI+MjAyMjwvWWVhcj48UmVj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</w:fldData>
        </w:fldChar>
      </w:r>
      <w:r w:rsidR="00587885">
        <w:instrText xml:space="preserve"> ADDIN EN.CITE </w:instrText>
      </w:r>
      <w:r w:rsidR="00587885">
        <w:fldChar w:fldCharType="begin">
          <w:fldData xml:space="preserve">PEVuZE5vdGU+PENpdGU+PEF1dGhvcj5TYXR6PC9BdXRob3I+PFllYXI+MjAyMjwvWWVhcj48UmVj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</w:fldData>
        </w:fldChar>
      </w:r>
      <w:r w:rsidR="00587885">
        <w:instrText xml:space="preserve"> ADDIN EN.CITE.DATA </w:instrText>
      </w:r>
      <w:r w:rsidR="00587885">
        <w:fldChar w:fldCharType="end"/>
      </w:r>
      <w:r w:rsidR="0027158C">
        <w:fldChar w:fldCharType="separate"/>
      </w:r>
      <w:r w:rsidR="00587885" w:rsidRPr="00587885">
        <w:rPr>
          <w:noProof/>
          <w:vertAlign w:val="superscript"/>
        </w:rPr>
        <w:t>12,7-9</w:t>
      </w:r>
      <w:r w:rsidR="0027158C">
        <w:fldChar w:fldCharType="end"/>
      </w:r>
      <w:r>
        <w:t xml:space="preserve">, DELs are now employed by essentially all large pharmaceutical companies, and also by a multitude of academic laboratories worldwide. </w:t>
      </w:r>
    </w:p>
    <w:p w14:paraId="1EE3BD89" w14:textId="3AF4AB3D" w:rsidR="00B037EA" w:rsidRDefault="00000000" w:rsidP="000D2C5F">
      <w:pPr>
        <w:spacing w:before="180" w:after="180"/>
      </w:pPr>
      <w:r>
        <w:t>Various types of DEL architectures have been developed, which can be classified as single-display and dual-display libraries, depending on the pharmacophore being displayed by just one linked DNA fragment, or jointly displayed by two strands of stably or dynamically pairing oligonucleotides</w:t>
      </w:r>
      <w:r w:rsidR="0027158C">
        <w:fldChar w:fldCharType="begin"/>
      </w:r>
      <w:r w:rsidR="00F32ADE">
        <w:instrText xml:space="preserve"> ADDIN EN.CITE &lt;EndNote&gt;&lt;Cite&gt;&lt;Author&gt;Lessing&lt;/Author&gt;&lt;Year&gt;2023&lt;/Year&gt;&lt;RecNum&gt;43&lt;/RecNum&gt;&lt;DisplayText&gt;&lt;style face="superscript"&gt;13&lt;/style&gt;&lt;/DisplayText&gt;&lt;record&gt;&lt;rec-number&gt;43&lt;/rec-number&gt;&lt;foreign-keys&gt;&lt;key app="EN" db-id="de525t9t7sxfp8e0ara50srd9fer25ad0pd5" timestamp="1770120473"&gt;43&lt;/key&gt;&lt;/foreign-keys&gt;&lt;ref-type name="Journal Article"&gt;17&lt;/ref-type&gt;&lt;contributors&gt;&lt;authors&gt;&lt;author&gt;Lessing, Alice&lt;/author&gt;&lt;author&gt;Petrov, Dimitar&lt;/author&gt;&lt;author&gt;Scheuermann, Jörg&lt;/author&gt;&lt;/authors&gt;&lt;/contributors&gt;&lt;titles&gt;&lt;title&gt;Advancing small-molecule drug discovery by encoded dual-display technologies&lt;/title&gt;&lt;secondary-title&gt;Trends in Pharmacological Sciences&lt;/secondary-title&gt;&lt;/titles&gt;&lt;periodical&gt;&lt;full-title&gt;Trends in Pharmacological Sciences&lt;/full-title&gt;&lt;/periodical&gt;&lt;pages&gt;817-831&lt;/pages&gt;&lt;volume&gt;44&lt;/volume&gt;&lt;number&gt;11&lt;/number&gt;&lt;keywords&gt;&lt;keyword&gt;encoded library technologies&lt;/keyword&gt;&lt;keyword&gt;DNA-encoded chemical libraries&lt;/keyword&gt;&lt;keyword&gt;dual-display&lt;/keyword&gt;&lt;keyword&gt;chelate effect&lt;/keyword&gt;&lt;keyword&gt;small-molecule drug discovery&lt;/keyword&gt;&lt;keyword&gt;fragment-based drug discovery&lt;/keyword&gt;&lt;/keywords&gt;&lt;dates&gt;&lt;year&gt;2023&lt;/year&gt;&lt;pub-dates&gt;&lt;date&gt;2023/11/01/&lt;/date&gt;&lt;/pub-dates&gt;&lt;/dates&gt;&lt;isbn&gt;0165-6147&lt;/isbn&gt;&lt;urls&gt;&lt;related-urls&gt;&lt;url&gt;https://www.sciencedirect.com/science/article/pii/S0165614723001761&lt;/url&gt;&lt;/related-urls&gt;&lt;/urls&gt;&lt;electronic-resource-num&gt;10.1016/j.tips.2023.08.006&lt;/electronic-resource-num&gt;&lt;/record&gt;&lt;/Cite&gt;&lt;/EndNote&gt;</w:instrText>
      </w:r>
      <w:r w:rsidR="0027158C">
        <w:fldChar w:fldCharType="separate"/>
      </w:r>
      <w:r w:rsidR="00F32ADE" w:rsidRPr="00F32ADE">
        <w:rPr>
          <w:noProof/>
          <w:vertAlign w:val="superscript"/>
        </w:rPr>
        <w:t>13</w:t>
      </w:r>
      <w:r w:rsidR="0027158C">
        <w:fldChar w:fldCharType="end"/>
      </w:r>
      <w:r>
        <w:t>. While standard DELs are usually encoded by a double stranded “DNA headpiece”, other setups feature single-stranded DNA or Y-shaped encoding systems</w:t>
      </w:r>
      <w:r w:rsidR="0027158C">
        <w:fldChar w:fldCharType="begin"/>
      </w:r>
      <w:r w:rsidR="00F32ADE">
        <w:instrText xml:space="preserve"> ADDIN EN.CITE &lt;EndNote&gt;&lt;Cite&gt;&lt;Author&gt;Plais&lt;/Author&gt;&lt;Year&gt;2022&lt;/Year&gt;&lt;RecNum&gt;44&lt;/RecNum&gt;&lt;DisplayText&gt;&lt;style face="superscript"&gt;14&lt;/style&gt;&lt;/DisplayText&gt;&lt;record&gt;&lt;rec-number&gt;44&lt;/rec-number&gt;&lt;foreign-keys&gt;&lt;key app="EN" db-id="de525t9t7sxfp8e0ara50srd9fer25ad0pd5" timestamp="1770120515"&gt;44&lt;/key&gt;&lt;/foreign-keys&gt;&lt;ref-type name="Journal Article"&gt;17&lt;/ref-type&gt;&lt;contributors&gt;&lt;authors&gt;&lt;author&gt;Plais, L.&lt;/author&gt;&lt;author&gt;Lessing, A.&lt;/author&gt;&lt;author&gt;Keller, M.&lt;/author&gt;&lt;author&gt;Martinelli, A.&lt;/author&gt;&lt;author&gt;Oehler, S.&lt;/author&gt;&lt;author&gt;Bassi, G.&lt;/author&gt;&lt;author&gt;Neri, D.&lt;/author&gt;&lt;author&gt;Scheuermann, J.&lt;/author&gt;&lt;/authors&gt;&lt;/contributors&gt;&lt;auth-address&gt;Department of Chemistry and Applied Biosciences, Swiss Federal Institute of Technology (ETH Zurich) Vladimir-Prelog-Weg 4 CH-8093 Zurich Switzerland joerg.scheuermann@pharma.ethz.ch.&amp;#xD;Philochem AG Libernstrasse 3 CH-8112 Otelfingen Switzerland dario.neri@philogen.com.&lt;/auth-address&gt;&lt;titles&gt;&lt;title&gt;Universal encoding of next generation DNA-encoded chemical libraries&lt;/title&gt;&lt;secondary-title&gt;Chem Sci&lt;/secondary-title&gt;&lt;/titles&gt;&lt;periodical&gt;&lt;full-title&gt;Chem Sci&lt;/full-title&gt;&lt;/periodical&gt;&lt;pages&gt;967-974&lt;/pages&gt;&lt;volume&gt;13&lt;/volume&gt;&lt;number&gt;4&lt;/number&gt;&lt;edition&gt;20220111&lt;/edition&gt;&lt;dates&gt;&lt;year&gt;2022&lt;/year&gt;&lt;pub-dates&gt;&lt;date&gt;Jan 26&lt;/date&gt;&lt;/pub-dates&gt;&lt;/dates&gt;&lt;isbn&gt;2041-6520 (Print)&amp;#xD;2041-6520 (Linking)&lt;/isbn&gt;&lt;accession-num&gt;35211261&lt;/accession-num&gt;&lt;urls&gt;&lt;related-urls&gt;&lt;url&gt;https://www.ncbi.nlm.nih.gov/pubmed/35211261&lt;/url&gt;&lt;/related-urls&gt;&lt;/urls&gt;&lt;custom1&gt;Dario Neri is a co-founder and shareholder of Philochem AG (Otelfingen, Switzerland).&lt;/custom1&gt;&lt;custom2&gt;PMC8790773&lt;/custom2&gt;&lt;electronic-resource-num&gt;10.1039/d1sc05721a&lt;/electronic-resource-num&gt;&lt;remote-database-name&gt;PubMed-not-MEDLINE&lt;/remote-database-name&gt;&lt;remote-database-provider&gt;NLM&lt;/remote-database-provider&gt;&lt;/record&gt;&lt;/Cite&gt;&lt;/EndNote&gt;</w:instrText>
      </w:r>
      <w:r w:rsidR="0027158C">
        <w:fldChar w:fldCharType="separate"/>
      </w:r>
      <w:r w:rsidR="00F32ADE" w:rsidRPr="00F32ADE">
        <w:rPr>
          <w:noProof/>
          <w:vertAlign w:val="superscript"/>
        </w:rPr>
        <w:t>14</w:t>
      </w:r>
      <w:r w:rsidR="0027158C">
        <w:fldChar w:fldCharType="end"/>
      </w:r>
      <w:r>
        <w:t>. However, regardless of the encoding system used, after selection and PCR amplification, all displays eventually lead to double-stranded amplicons which are DNA sequenced and analyzed</w:t>
      </w:r>
      <w:r w:rsidR="0027158C">
        <w:fldChar w:fldCharType="begin"/>
      </w:r>
      <w:r w:rsidR="00F32ADE">
        <w:instrText xml:space="preserve"> ADDIN EN.CITE &lt;EndNote&gt;&lt;Cite&gt;&lt;Author&gt;Decurtins&lt;/Author&gt;&lt;Year&gt;2016&lt;/Year&gt;&lt;RecNum&gt;27&lt;/RecNum&gt;&lt;DisplayText&gt;&lt;style face="superscript"&gt;11&lt;/style&gt;&lt;/DisplayText&gt;&lt;record&gt;&lt;rec-number&gt;27&lt;/rec-number&gt;&lt;foreign-keys&gt;&lt;key app="EN" db-id="de525t9t7sxfp8e0ara50srd9fer25ad0pd5" timestamp="1762515527"&gt;27&lt;/key&gt;&lt;/foreign-keys&gt;&lt;ref-type name="Journal Article"&gt;17&lt;/ref-type&gt;&lt;contributors&gt;&lt;authors&gt;&lt;author&gt;Decurtins, W.&lt;/author&gt;&lt;author&gt;Wichert, M.&lt;/author&gt;&lt;author&gt;Franzini, R. M.&lt;/author&gt;&lt;author&gt;Buller, F.&lt;/author&gt;&lt;author&gt;Stravs, M. A.&lt;/author&gt;&lt;author&gt;Zhang, Y.&lt;/author&gt;&lt;author&gt;Neri, D.&lt;/author&gt;&lt;author&gt;Scheuermann, J.&lt;/author&gt;&lt;/authors&gt;&lt;/contributors&gt;&lt;auth-address&gt;Department of Chemistry and Applied Biosciences, Institute of Pharmaceutical Sciences, Swiss Federal Institute of Technology (ETH Zurich), Zurich, Switzerland.&lt;/auth-address&gt;&lt;titles&gt;&lt;title&gt;Automated screening for small organic ligands using DNA-encoded chemical libraries&lt;/title&gt;&lt;secondary-title&gt;Nat Protoc&lt;/secondary-title&gt;&lt;/titles&gt;&lt;periodical&gt;&lt;full-title&gt;Nat Protoc&lt;/full-title&gt;&lt;/periodical&gt;&lt;pages&gt;764-80&lt;/pages&gt;&lt;volume&gt;11&lt;/volume&gt;&lt;number&gt;4&lt;/number&gt;&lt;edition&gt;2016/03/18&lt;/edition&gt;&lt;keywords&gt;&lt;keyword&gt;DNA Adducts/*analysis&lt;/keyword&gt;&lt;keyword&gt;High-Throughput Nucleotide Sequencing&lt;/keyword&gt;&lt;keyword&gt;*Ligands&lt;/keyword&gt;&lt;keyword&gt;Mass Screening/*methods&lt;/keyword&gt;&lt;keyword&gt;Oligonucleotides/*chemistry/genetics&lt;/keyword&gt;&lt;keyword&gt;Protein Binding&lt;/keyword&gt;&lt;keyword&gt;*Small Molecule Libraries&lt;/keyword&gt;&lt;/keywords&gt;&lt;dates&gt;&lt;year&gt;2016&lt;/year&gt;&lt;pub-dates&gt;&lt;date&gt;Apr&lt;/date&gt;&lt;/pub-dates&gt;&lt;/dates&gt;&lt;isbn&gt;1750-2799 (Electronic)&amp;#xD;1750-2799 (Linking)&lt;/isbn&gt;&lt;accession-num&gt;26985574&lt;/accession-num&gt;&lt;urls&gt;&lt;related-urls&gt;&lt;url&gt;https://www.ncbi.nlm.nih.gov/pubmed/26985574&lt;/url&gt;&lt;url&gt;https://www.nature.com/articles/nprot.2016.039.pdf&lt;/url&gt;&lt;/related-urls&gt;&lt;/urls&gt;&lt;custom2&gt;PMC6126613&lt;/custom2&gt;&lt;electronic-resource-num&gt;10.1038/nprot.2016.039&lt;/electronic-resource-num&gt;&lt;/record&gt;&lt;/Cite&gt;&lt;/EndNote&gt;</w:instrText>
      </w:r>
      <w:r w:rsidR="0027158C">
        <w:fldChar w:fldCharType="separate"/>
      </w:r>
      <w:r w:rsidR="00F32ADE" w:rsidRPr="00F32ADE">
        <w:rPr>
          <w:noProof/>
          <w:vertAlign w:val="superscript"/>
        </w:rPr>
        <w:t>11</w:t>
      </w:r>
      <w:r w:rsidR="0027158C">
        <w:fldChar w:fldCharType="end"/>
      </w:r>
      <w:r>
        <w:t xml:space="preserve">.  </w:t>
      </w:r>
    </w:p>
    <w:p w14:paraId="21EAE4FF" w14:textId="2285E28E" w:rsidR="00B037EA" w:rsidRDefault="00000000" w:rsidP="000D2C5F">
      <w:pPr>
        <w:spacing w:before="180" w:after="180"/>
      </w:pPr>
      <w:r>
        <w:t xml:space="preserve">Considering the large volume of data generated, the computational analysis of DEL screening data is a critical factor, requiring sophisticated integration of genomics, cheminformatics, and statistical analysis </w:t>
      </w:r>
      <w:ins w:id="5" w:author="Martinelli, Adriano Luca (DBMR)" w:date="2026-04-29T20:26:00Z" w16du:dateUtc="2026-04-29T23:26:00Z">
        <w:r w:rsidR="003911E4">
          <w:t>workflows for which few open-source, integrated solutions currently exist</w:t>
        </w:r>
      </w:ins>
      <w:del w:id="6" w:author="Martinelli, Adriano Luca (DBMR)" w:date="2026-04-29T20:26:00Z" w16du:dateUtc="2026-04-29T23:26:00Z">
        <w:r w:rsidDel="003911E4">
          <w:delText>workflows that are currently not publicly available</w:delText>
        </w:r>
      </w:del>
      <w:r>
        <w:t xml:space="preserve">. DEL screening data presents unique </w:t>
      </w:r>
      <w:r w:rsidR="0079700F">
        <w:t>opportunities for machine learning</w:t>
      </w:r>
      <w:r w:rsidR="0027158C">
        <w:fldChar w:fldCharType="begin">
          <w:fldData xml:space="preserve">PEVuZE5vdGU+PENpdGU+PEF1dGhvcj5FZGZlbGR0PC9BdXRob3I+PFllYXI+MjAyNDwvWWVhcj48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</w:fldData>
        </w:fldChar>
      </w:r>
      <w:r w:rsidR="006F59E6">
        <w:instrText xml:space="preserve"> ADDIN EN.CITE </w:instrText>
      </w:r>
      <w:r w:rsidR="006F59E6">
        <w:fldChar w:fldCharType="begin">
          <w:fldData xml:space="preserve">PEVuZE5vdGU+PENpdGU+PEF1dGhvcj5FZGZlbGR0PC9BdXRob3I+PFllYXI+MjAyNDwvWWVhcj48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</w:fldData>
        </w:fldChar>
      </w:r>
      <w:r w:rsidR="006F59E6">
        <w:instrText xml:space="preserve"> ADDIN EN.CITE.DATA </w:instrText>
      </w:r>
      <w:r w:rsidR="006F59E6">
        <w:fldChar w:fldCharType="end"/>
      </w:r>
      <w:r w:rsidR="0027158C">
        <w:fldChar w:fldCharType="separate"/>
      </w:r>
      <w:r w:rsidR="006F59E6" w:rsidRPr="006F59E6">
        <w:rPr>
          <w:noProof/>
          <w:vertAlign w:val="superscript"/>
        </w:rPr>
        <w:t>15-28</w:t>
      </w:r>
      <w:r w:rsidR="0027158C">
        <w:fldChar w:fldCharType="end"/>
      </w:r>
      <w:r w:rsidR="0079700F">
        <w:t xml:space="preserve"> – but also </w:t>
      </w:r>
      <w:r>
        <w:t>challenges that require specialized approaches distinct from conventional genomics workflows: accurate demultiplexing of complex DNA barcode combinations from sequencing reads, reconstruction of chemical structures from building block combinations defined by reaction schemes, statistical analysis of enrichment patterns across multiple selection conditions, and integration with cheminformatics workflows for hit optimization and structure-activity relationship analysis.</w:t>
      </w:r>
    </w:p>
    <w:p w14:paraId="4B5FD544" w14:textId="3EE1B038" w:rsidR="00B037EA" w:rsidRDefault="00000000" w:rsidP="000D2C5F">
      <w:pPr>
        <w:spacing w:before="180" w:after="180"/>
      </w:pPr>
      <w:r>
        <w:t>While individual steps of a typical DEL analysis workflow can be completed by adapting tools originally developed for RNA-seq</w:t>
      </w:r>
      <w:r w:rsidR="0027158C">
        <w:fldChar w:fldCharType="begin"/>
      </w:r>
      <w:r w:rsidR="00F32ADE">
        <w:instrText xml:space="preserve"> ADDIN EN.CITE &lt;EndNote&gt;&lt;Cite&gt;&lt;Author&gt;Martin&lt;/Author&gt;&lt;Year&gt;2011&lt;/Year&gt;&lt;RecNum&gt;47&lt;/RecNum&gt;&lt;DisplayText&gt;&lt;style face="superscript"&gt;29&lt;/style&gt;&lt;/DisplayText&gt;&lt;record&gt;&lt;rec-number&gt;47&lt;/rec-number&gt;&lt;foreign-keys&gt;&lt;key app="EN" db-id="de525t9t7sxfp8e0ara50srd9fer25ad0pd5" timestamp="1770120859"&gt;47&lt;/key&gt;&lt;/foreign-keys&gt;&lt;ref-type name="Journal Article"&gt;17&lt;/ref-type&gt;&lt;contributors&gt;&lt;authors&gt;&lt;author&gt;Martin, Marcel&lt;/author&gt;&lt;/authors&gt;&lt;/contributors&gt;&lt;titles&gt;&lt;title&gt;Cutadapt removes adapter sequences from high-throughput sequencing reads&lt;/title&gt;&lt;secondary-title&gt;EMBnet.journal; Vol 17, No 1: Next Generation Sequencing Data Analysis&lt;/secondary-title&gt;&lt;/titles&gt;&lt;periodical&gt;&lt;full-title&gt;EMBnet.journal; Vol 17, No 1: Next Generation Sequencing Data Analysis&lt;/full-title&gt;&lt;/periodical&gt;&lt;keywords&gt;&lt;keyword&gt;next generation sequencing&lt;/keyword&gt;&lt;keyword&gt;small RNA&lt;/keyword&gt;&lt;keyword&gt;microRNA&lt;/keyword&gt;&lt;keyword&gt;adapter removal&lt;/keyword&gt;&lt;/keywords&gt;&lt;dates&gt;&lt;year&gt;2011&lt;/year&gt;&lt;/dates&gt;&lt;urls&gt;&lt;related-urls&gt;&lt;url&gt;https://journal.embnet.org/index.php/embnetjournal/article/view/200&lt;/url&gt;&lt;/related-urls&gt;&lt;/urls&gt;&lt;electronic-resource-num&gt;10.14806/ej.17.1.200&lt;/electronic-resource-num&gt;&lt;/record&gt;&lt;/Cite&gt;&lt;/EndNote&gt;</w:instrText>
      </w:r>
      <w:r w:rsidR="0027158C">
        <w:fldChar w:fldCharType="separate"/>
      </w:r>
      <w:r w:rsidR="00F32ADE" w:rsidRPr="00F32ADE">
        <w:rPr>
          <w:noProof/>
          <w:vertAlign w:val="superscript"/>
        </w:rPr>
        <w:t>29</w:t>
      </w:r>
      <w:r w:rsidR="0027158C">
        <w:fldChar w:fldCharType="end"/>
      </w:r>
      <w:r>
        <w:t>, these tools lack the flexibility to accommodate diverse library architectures and experimental designs. Most existing approaches do not integrate well with standard bioinformatics pipelines or provide adequate quality control mechanisms for systematic troubleshooting and validation.</w:t>
      </w:r>
    </w:p>
    <w:p w14:paraId="3685683F" w14:textId="77777777" w:rsidR="00B037EA" w:rsidRDefault="00000000">
      <w:pPr>
        <w:pStyle w:val="Heading3"/>
      </w:pPr>
      <w:r>
        <w:lastRenderedPageBreak/>
        <w:t>Development of the protocol</w:t>
      </w:r>
    </w:p>
    <w:p w14:paraId="36FD0ADC" w14:textId="77777777" w:rsidR="00B037EA" w:rsidRDefault="00000000">
      <w:r>
        <w:t>As a research lab that is practicing DEL technology in all aspects (i.e., design, synthesis, target-based screening), we designed DELT-Hit to address the scale and complexity of modern DEL campaigns, supporting libraries with millions of compounds while maintaining computational efficiency and user friendliness. Its modular architecture enables workflow customization while preserving reproducibility through configuration files and standardized outputs. The framework combines established bioinformatics methods with DEL-specific optimization, provides flexible configuration for diverse library designs and experimental protocols, incorporates comprehensive quality controls at each analysis stage, and remains accessible to users with varying computational backgrounds through intuitive command-line interfaces and extensive documentation.</w:t>
      </w:r>
    </w:p>
    <w:p w14:paraId="249668D3" w14:textId="77777777" w:rsidR="00B037EA" w:rsidRDefault="00B037EA"/>
    <w:p w14:paraId="39402465" w14:textId="77777777" w:rsidR="00B037EA" w:rsidRDefault="00000000">
      <w:pPr>
        <w:pStyle w:val="figure-caption"/>
      </w:pPr>
      <w:r>
        <w:rPr>
          <w:noProof/>
        </w:rPr>
        <w:drawing>
          <wp:inline distT="0" distB="0" distL="0" distR="0" wp14:anchorId="6CA03000" wp14:editId="585E6988">
            <wp:extent cx="5932170" cy="446532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8"/>
                    <a:stretch>
                      <a:fillRect/>
                    </a:stretch>
                  </pic:blipFill>
                  <pic:spPr bwMode="auto">
                    <a:xfrm>
                      <a:off x="0" y="0"/>
                      <a:ext cx="5932170" cy="4465320"/>
                    </a:xfrm>
                    <a:prstGeom prst="rect">
                      <a:avLst/>
                    </a:prstGeom>
                  </pic:spPr>
                </pic:pic>
              </a:graphicData>
            </a:graphic>
          </wp:inline>
        </w:drawing>
      </w:r>
    </w:p>
    <w:p w14:paraId="6CC103F1" w14:textId="4D561252" w:rsidR="00B037EA" w:rsidRDefault="00000000">
      <w:pPr>
        <w:pStyle w:val="figure-caption"/>
      </w:pPr>
      <w:r>
        <w:rPr>
          <w:b/>
          <w:bCs/>
        </w:rPr>
        <w:t>Figure 1</w:t>
      </w:r>
      <w:r>
        <w:t xml:space="preserve"> | DELT-Hit is organized in several modules (blue rectangles) which integrate seamlessly with the wet-lab DEL workflow (green rectangles). The synthesis of the DEL </w:t>
      </w:r>
      <w:r>
        <w:rPr>
          <w:b/>
          <w:bCs/>
        </w:rPr>
        <w:t>(A.)</w:t>
      </w:r>
      <w:r>
        <w:t xml:space="preserve"> from selected building blocks is done over iterative cycles of building block addition and encoding. DELs are then interrogated in affinity-based selection experiments </w:t>
      </w:r>
      <w:r>
        <w:rPr>
          <w:b/>
          <w:bCs/>
        </w:rPr>
        <w:t>(B.)</w:t>
      </w:r>
      <w:r>
        <w:t xml:space="preserve"> against relevant biological targets. Whilst non-binding library members are washed away, DNA-encoded small molecules bound to the target can be selectively eluted. The coding information of </w:t>
      </w:r>
      <w:r>
        <w:lastRenderedPageBreak/>
        <w:t>selection eluates is then amplified by PCR and sequenced through next-generation sequencing. To reveal the identities of the selected compounds, DELT-Hit uses cutadapt</w:t>
      </w:r>
      <w:r w:rsidR="0027158C">
        <w:fldChar w:fldCharType="begin"/>
      </w:r>
      <w:r w:rsidR="00F32ADE">
        <w:instrText xml:space="preserve"> ADDIN EN.CITE &lt;EndNote&gt;&lt;Cite&gt;&lt;Author&gt;Martin&lt;/Author&gt;&lt;Year&gt;2011&lt;/Year&gt;&lt;RecNum&gt;47&lt;/RecNum&gt;&lt;DisplayText&gt;&lt;style face="superscript"&gt;29&lt;/style&gt;&lt;/DisplayText&gt;&lt;record&gt;&lt;rec-number&gt;47&lt;/rec-number&gt;&lt;foreign-keys&gt;&lt;key app="EN" db-id="de525t9t7sxfp8e0ara50srd9fer25ad0pd5" timestamp="1770120859"&gt;47&lt;/key&gt;&lt;/foreign-keys&gt;&lt;ref-type name="Journal Article"&gt;17&lt;/ref-type&gt;&lt;contributors&gt;&lt;authors&gt;&lt;author&gt;Martin, Marcel&lt;/author&gt;&lt;/authors&gt;&lt;/contributors&gt;&lt;titles&gt;&lt;title&gt;Cutadapt removes adapter sequences from high-throughput sequencing reads&lt;/title&gt;&lt;secondary-title&gt;EMBnet.journal; Vol 17, No 1: Next Generation Sequencing Data Analysis&lt;/secondary-title&gt;&lt;/titles&gt;&lt;periodical&gt;&lt;full-title&gt;EMBnet.journal; Vol 17, No 1: Next Generation Sequencing Data Analysis&lt;/full-title&gt;&lt;/periodical&gt;&lt;keywords&gt;&lt;keyword&gt;next generation sequencing&lt;/keyword&gt;&lt;keyword&gt;small RNA&lt;/keyword&gt;&lt;keyword&gt;microRNA&lt;/keyword&gt;&lt;keyword&gt;adapter removal&lt;/keyword&gt;&lt;/keywords&gt;&lt;dates&gt;&lt;year&gt;2011&lt;/year&gt;&lt;/dates&gt;&lt;urls&gt;&lt;related-urls&gt;&lt;url&gt;https://journal.embnet.org/index.php/embnetjournal/article/view/200&lt;/url&gt;&lt;/related-urls&gt;&lt;/urls&gt;&lt;electronic-resource-num&gt;10.14806/ej.17.1.200&lt;/electronic-resource-num&gt;&lt;/record&gt;&lt;/Cite&gt;&lt;/EndNote&gt;</w:instrText>
      </w:r>
      <w:r w:rsidR="0027158C">
        <w:fldChar w:fldCharType="separate"/>
      </w:r>
      <w:r w:rsidR="00F32ADE" w:rsidRPr="00F32ADE">
        <w:rPr>
          <w:noProof/>
          <w:vertAlign w:val="superscript"/>
        </w:rPr>
        <w:t>29</w:t>
      </w:r>
      <w:r w:rsidR="0027158C">
        <w:fldChar w:fldCharType="end"/>
      </w:r>
      <w:r>
        <w:t xml:space="preserve"> to demultiplex the obtained sequencing data </w:t>
      </w:r>
      <w:r>
        <w:rPr>
          <w:b/>
          <w:bCs/>
        </w:rPr>
        <w:t>(C.)</w:t>
      </w:r>
      <w:r>
        <w:t xml:space="preserve">, allowing for user-specified error rates. The obtained counts matrix tabulates sequence counts for all combinations of codes and enables resolution between different selection experiments through distinct selection codes. In parallel, in silico enumeration of library compounds </w:t>
      </w:r>
      <w:r>
        <w:rPr>
          <w:b/>
          <w:bCs/>
        </w:rPr>
        <w:t>(D.)</w:t>
      </w:r>
      <w:r>
        <w:t xml:space="preserve"> can be performed using SMILES to represent building block structures and customizable reaction SM</w:t>
      </w:r>
      <w:r w:rsidR="00B0669C">
        <w:t>IRKS</w:t>
      </w:r>
      <w:r>
        <w:t xml:space="preserve"> to define the coupling steps. Properties and molecular descriptors for the compounds comprised within the </w:t>
      </w:r>
      <w:proofErr w:type="gramStart"/>
      <w:r>
        <w:t>in silico</w:t>
      </w:r>
      <w:proofErr w:type="gramEnd"/>
      <w:r>
        <w:t xml:space="preserve"> libraries can be computed </w:t>
      </w:r>
      <w:r>
        <w:rPr>
          <w:b/>
          <w:bCs/>
        </w:rPr>
        <w:t>(E.)</w:t>
      </w:r>
      <w:r>
        <w:t xml:space="preserve"> to assess drug-likeness and overall library properties. Importantly, DELT-Hit can already be used to guide library planning and building block selection through its library enumeration </w:t>
      </w:r>
      <w:r>
        <w:rPr>
          <w:b/>
          <w:bCs/>
        </w:rPr>
        <w:t>(D.)</w:t>
      </w:r>
      <w:r>
        <w:t xml:space="preserve"> and property calculation </w:t>
      </w:r>
      <w:r>
        <w:rPr>
          <w:b/>
          <w:bCs/>
        </w:rPr>
        <w:t>(E.)</w:t>
      </w:r>
      <w:r>
        <w:t xml:space="preserve"> modules by generating prospective libraries in silico and </w:t>
      </w:r>
      <w:proofErr w:type="spellStart"/>
      <w:r>
        <w:t>analysing</w:t>
      </w:r>
      <w:proofErr w:type="spellEnd"/>
      <w:r>
        <w:t xml:space="preserve"> their chemical properties. Hit analysis by DELT-Hit </w:t>
      </w:r>
      <w:r>
        <w:rPr>
          <w:b/>
          <w:bCs/>
        </w:rPr>
        <w:t>(F.)</w:t>
      </w:r>
      <w:r>
        <w:t xml:space="preserve"> integrates the sequencing data within the counts matrix and the molecular information generated through library enumeration and property calculation. DELT-Hit also enables an assessment of data quality, through quality control metrics giving insight into retention of reads during demultiplexing, barcode coverage and reproducibility between replicates. To evaluate hits, library members can be ranked according to their enrichment, using several ranking methods such as </w:t>
      </w:r>
      <w:proofErr w:type="spellStart"/>
      <w:r>
        <w:t>edgeR</w:t>
      </w:r>
      <w:proofErr w:type="spellEnd"/>
      <w:r>
        <w:t xml:space="preserve"> and counts and the dashboard provides an intuitive </w:t>
      </w:r>
      <w:proofErr w:type="spellStart"/>
      <w:r>
        <w:t>visualisation</w:t>
      </w:r>
      <w:proofErr w:type="spellEnd"/>
      <w:r>
        <w:t xml:space="preserve"> of selection fingerprints and enables their interactive exploration. Finally, DELT-Hit provides the obtained enrichment data and representations of library compounds as Morgan fingerprints and BERT embeddings in a format ready for downstream machine learning applications.</w:t>
      </w:r>
      <w:ins w:id="7" w:author="Martinelli, Adriano Luca (DBMR)" w:date="2026-04-29T20:27:00Z" w16du:dateUtc="2026-04-29T23:27:00Z">
        <w:r w:rsidR="003911E4">
          <w:t xml:space="preserve"> Solid arrows indicate data flow between modules; </w:t>
        </w:r>
      </w:ins>
      <w:ins w:id="8" w:author="Martinelli, Adriano Luca (DBMR)" w:date="2026-04-29T20:34:00Z" w16du:dateUtc="2026-04-29T23:34:00Z">
        <w:r w:rsidR="00744CFA">
          <w:t xml:space="preserve">green rectangles represent wet lab steps, </w:t>
        </w:r>
      </w:ins>
      <w:ins w:id="9" w:author="Martinelli, Adriano Luca (DBMR)" w:date="2026-04-29T20:27:00Z" w16du:dateUtc="2026-04-29T23:27:00Z">
        <w:r w:rsidR="003911E4">
          <w:t>blue rectangles represent processing steps; grey boxes indicate input/output file types.</w:t>
        </w:r>
      </w:ins>
      <w:r>
        <w:t xml:space="preserve">  </w:t>
      </w:r>
    </w:p>
    <w:p w14:paraId="581A6D60" w14:textId="77777777" w:rsidR="000211BE" w:rsidRDefault="000211BE">
      <w:pPr>
        <w:pStyle w:val="BodyText"/>
      </w:pPr>
    </w:p>
    <w:p w14:paraId="43C118CE" w14:textId="09D0D2A4" w:rsidR="00B037EA" w:rsidRDefault="00000000">
      <w:pPr>
        <w:pStyle w:val="BodyText"/>
      </w:pPr>
      <w:r>
        <w:t>The framework integrates multiple specialized modules (</w:t>
      </w:r>
      <w:r>
        <w:rPr>
          <w:b/>
          <w:bCs/>
        </w:rPr>
        <w:t>Figure 1</w:t>
      </w:r>
      <w:r>
        <w:t xml:space="preserve">), including sequence demultiplexing via adapted </w:t>
      </w:r>
      <w:proofErr w:type="spellStart"/>
      <w:r>
        <w:t>Cutadapt</w:t>
      </w:r>
      <w:proofErr w:type="spellEnd"/>
      <w:r>
        <w:t xml:space="preserve"> workflows</w:t>
      </w:r>
      <w:r w:rsidR="0027158C">
        <w:fldChar w:fldCharType="begin"/>
      </w:r>
      <w:r w:rsidR="00F32ADE">
        <w:instrText xml:space="preserve"> ADDIN EN.CITE &lt;EndNote&gt;&lt;Cite&gt;&lt;Author&gt;Martin&lt;/Author&gt;&lt;Year&gt;2011&lt;/Year&gt;&lt;RecNum&gt;47&lt;/RecNum&gt;&lt;DisplayText&gt;&lt;style face="superscript"&gt;29&lt;/style&gt;&lt;/DisplayText&gt;&lt;record&gt;&lt;rec-number&gt;47&lt;/rec-number&gt;&lt;foreign-keys&gt;&lt;key app="EN" db-id="de525t9t7sxfp8e0ara50srd9fer25ad0pd5" timestamp="1770120859"&gt;47&lt;/key&gt;&lt;/foreign-keys&gt;&lt;ref-type name="Journal Article"&gt;17&lt;/ref-type&gt;&lt;contributors&gt;&lt;authors&gt;&lt;author&gt;Martin, Marcel&lt;/author&gt;&lt;/authors&gt;&lt;/contributors&gt;&lt;titles&gt;&lt;title&gt;Cutadapt removes adapter sequences from high-throughput sequencing reads&lt;/title&gt;&lt;secondary-title&gt;EMBnet.journal; Vol 17, No 1: Next Generation Sequencing Data Analysis&lt;/secondary-title&gt;&lt;/titles&gt;&lt;periodical&gt;&lt;full-title&gt;EMBnet.journal; Vol 17, No 1: Next Generation Sequencing Data Analysis&lt;/full-title&gt;&lt;/periodical&gt;&lt;keywords&gt;&lt;keyword&gt;next generation sequencing&lt;/keyword&gt;&lt;keyword&gt;small RNA&lt;/keyword&gt;&lt;keyword&gt;microRNA&lt;/keyword&gt;&lt;keyword&gt;adapter removal&lt;/keyword&gt;&lt;/keywords&gt;&lt;dates&gt;&lt;year&gt;2011&lt;/year&gt;&lt;/dates&gt;&lt;urls&gt;&lt;related-urls&gt;&lt;url&gt;https://journal.embnet.org/index.php/embnetjournal/article/view/200&lt;/url&gt;&lt;/related-urls&gt;&lt;/urls&gt;&lt;electronic-resource-num&gt;10.14806/ej.17.1.200&lt;/electronic-resource-num&gt;&lt;/record&gt;&lt;/Cite&gt;&lt;/EndNote&gt;</w:instrText>
      </w:r>
      <w:r w:rsidR="0027158C">
        <w:fldChar w:fldCharType="separate"/>
      </w:r>
      <w:r w:rsidR="00F32ADE" w:rsidRPr="00F32ADE">
        <w:rPr>
          <w:noProof/>
          <w:vertAlign w:val="superscript"/>
        </w:rPr>
        <w:t>29</w:t>
      </w:r>
      <w:r w:rsidR="0027158C">
        <w:fldChar w:fldCharType="end"/>
      </w:r>
      <w:r>
        <w:t>; chemical compound representation as SMILES</w:t>
      </w:r>
      <w:r w:rsidR="0027158C">
        <w:fldChar w:fldCharType="begin">
          <w:fldData xml:space="preserve">PEVuZE5vdGU+PENpdGU+PEF1dGhvcj5XZWluaW5nZXI8L0F1dGhvcj48WWVhcj4xOTg4PC9ZZWFy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</w:fldData>
        </w:fldChar>
      </w:r>
      <w:r w:rsidR="006F59E6">
        <w:instrText xml:space="preserve"> ADDIN EN.CITE </w:instrText>
      </w:r>
      <w:r w:rsidR="006F59E6">
        <w:fldChar w:fldCharType="begin">
          <w:fldData xml:space="preserve">PEVuZE5vdGU+PENpdGU+PEF1dGhvcj5XZWluaW5nZXI8L0F1dGhvcj48WWVhcj4xOTg4PC9ZZWFy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</w:fldData>
        </w:fldChar>
      </w:r>
      <w:r w:rsidR="006F59E6">
        <w:instrText xml:space="preserve"> ADDIN EN.CITE.DATA </w:instrText>
      </w:r>
      <w:r w:rsidR="006F59E6">
        <w:fldChar w:fldCharType="end"/>
      </w:r>
      <w:r w:rsidR="0027158C">
        <w:fldChar w:fldCharType="separate"/>
      </w:r>
      <w:r w:rsidR="006F59E6" w:rsidRPr="006F59E6">
        <w:rPr>
          <w:noProof/>
          <w:vertAlign w:val="superscript"/>
        </w:rPr>
        <w:t>30-32</w:t>
      </w:r>
      <w:r w:rsidR="0027158C">
        <w:fldChar w:fldCharType="end"/>
      </w:r>
      <w:r>
        <w:t xml:space="preserve"> and chemical reaction step definitions as reaction SM</w:t>
      </w:r>
      <w:r w:rsidR="00B0669C">
        <w:t>IRKS</w:t>
      </w:r>
      <w:r w:rsidR="0027158C">
        <w:fldChar w:fldCharType="begin"/>
      </w:r>
      <w:r w:rsidR="00587885">
        <w:instrText xml:space="preserve"> ADDIN EN.CITE &lt;EndNote&gt;&lt;Cite ExcludeYear="1"&gt;&lt;Author&gt;a&lt;/Author&gt;&lt;RecNum&gt;65&lt;/RecNum&gt;&lt;DisplayText&gt;&lt;style face="superscript"&gt;33,34&lt;/style&gt;&lt;/DisplayText&gt;&lt;record&gt;&lt;rec-number&gt;65&lt;/rec-number&gt;&lt;foreign-keys&gt;&lt;key app="EN" db-id="de525t9t7sxfp8e0ara50srd9fer25ad0pd5" timestamp="1770293318"&gt;65&lt;/key&gt;&lt;/foreign-keys&gt;&lt;ref-type name="Web Page"&gt;12&lt;/ref-type&gt;&lt;contributors&gt;&lt;authors&gt;&lt;author&gt;Daylight a&lt;/author&gt;&lt;/authors&gt;&lt;/contributors&gt;&lt;titles&gt;&lt;title&gt;SMARTS: a language for describing molecular patterns [Internet].&lt;/title&gt;&lt;/titles&gt;&lt;dates&gt;&lt;/dates&gt;&lt;urls&gt;&lt;related-urls&gt;&lt;url&gt; http://www.daylight.com/dayhtml/doc/theory/theory.smarts.html&lt;/url&gt;&lt;/related-urls&gt;&lt;/urls&gt;&lt;/record&gt;&lt;/Cite&gt;&lt;Cite&gt;&lt;Author&gt;b&lt;/Author&gt;&lt;RecNum&gt;66&lt;/RecNum&gt;&lt;record&gt;&lt;rec-number&gt;66&lt;/rec-number&gt;&lt;foreign-keys&gt;&lt;key app="EN" db-id="de525t9t7sxfp8e0ara50srd9fer25ad0pd5" timestamp="1770293433"&gt;66&lt;/key&gt;&lt;/foreign-keys&gt;&lt;ref-type name="Web Page"&gt;12&lt;/ref-type&gt;&lt;contributors&gt;&lt;authors&gt;&lt;author&gt;Daylight b&lt;/author&gt;&lt;/authors&gt;&lt;/contributors&gt;&lt;titles&gt;&lt;title&gt;SMIRKS: A Reaction Transform Language [Internet].&lt;/title&gt;&lt;/titles&gt;&lt;dates&gt;&lt;/dates&gt;&lt;urls&gt;&lt;related-urls&gt;&lt;url&gt;http://www.daylight.com/dayhtml/doc/theory/theory.smirks.html&lt;/url&gt;&lt;/related-urls&gt;&lt;/urls&gt;&lt;/record&gt;&lt;/Cite&gt;&lt;/EndNote&gt;</w:instrText>
      </w:r>
      <w:r w:rsidR="0027158C">
        <w:fldChar w:fldCharType="separate"/>
      </w:r>
      <w:r w:rsidR="006F59E6" w:rsidRPr="006F59E6">
        <w:rPr>
          <w:noProof/>
          <w:vertAlign w:val="superscript"/>
        </w:rPr>
        <w:t>33,34</w:t>
      </w:r>
      <w:r w:rsidR="0027158C">
        <w:fldChar w:fldCharType="end"/>
      </w:r>
      <w:r>
        <w:t xml:space="preserve"> implemented in RDKit</w:t>
      </w:r>
      <w:r w:rsidR="0027158C">
        <w:fldChar w:fldCharType="begin"/>
      </w:r>
      <w:r w:rsidR="00B0669C">
        <w:instrText xml:space="preserve"> ADDIN EN.CITE &lt;EndNote&gt;&lt;Cite ExcludeYear="1"&gt;&lt;Author&gt;Landrum&lt;/Author&gt;&lt;RecNum&gt;49&lt;/RecNum&gt;&lt;DisplayText&gt;&lt;style face="superscript"&gt;35&lt;/style&gt;&lt;/DisplayText&gt;&lt;record&gt;&lt;rec-number&gt;49&lt;/rec-number&gt;&lt;foreign-keys&gt;&lt;key app="EN" db-id="de525t9t7sxfp8e0ara50srd9fer25ad0pd5" timestamp="1770121263"&gt;49&lt;/key&gt;&lt;/foreign-keys&gt;&lt;ref-type name="Generic"&gt;13&lt;/ref-type&gt;&lt;contributors&gt;&lt;authors&gt;&lt;author&gt;Landrum, Greg et al.&lt;/author&gt;&lt;/authors&gt;&lt;/contributors&gt;&lt;titles&gt;&lt;title&gt;RDKit: Open-source cheminformatics&lt;/title&gt;&lt;/titles&gt;&lt;dates&gt;&lt;/dates&gt;&lt;publisher&gt;Zenodo&lt;/publisher&gt;&lt;urls&gt;&lt;related-urls&gt;&lt;url&gt;https://www.rdkit.org&lt;/url&gt;&lt;/related-urls&gt;&lt;/urls&gt;&lt;electronic-resource-num&gt;10.5281/zenodo.591637&lt;/electronic-resource-num&gt;&lt;/record&gt;&lt;/Cite&gt;&lt;/EndNote&gt;</w:instrText>
      </w:r>
      <w:r w:rsidR="0027158C">
        <w:fldChar w:fldCharType="separate"/>
      </w:r>
      <w:r w:rsidR="00B0669C" w:rsidRPr="00B0669C">
        <w:rPr>
          <w:noProof/>
          <w:vertAlign w:val="superscript"/>
        </w:rPr>
        <w:t>35</w:t>
      </w:r>
      <w:r w:rsidR="0027158C">
        <w:fldChar w:fldCharType="end"/>
      </w:r>
      <w:r>
        <w:t>; statistical analysis with edgeR</w:t>
      </w:r>
      <w:r w:rsidR="0027158C">
        <w:fldChar w:fldCharType="begin"/>
      </w:r>
      <w:r w:rsidR="00B0669C">
        <w:instrText xml:space="preserve"> ADDIN EN.CITE &lt;EndNote&gt;&lt;Cite&gt;&lt;Author&gt;Robinson&lt;/Author&gt;&lt;Year&gt;2010&lt;/Year&gt;&lt;RecNum&gt;48&lt;/RecNum&gt;&lt;DisplayText&gt;&lt;style face="superscript"&gt;36&lt;/style&gt;&lt;/DisplayText&gt;&lt;record&gt;&lt;rec-number&gt;48&lt;/rec-number&gt;&lt;foreign-keys&gt;&lt;key app="EN" db-id="de525t9t7sxfp8e0ara50srd9fer25ad0pd5" timestamp="1770120993"&gt;48&lt;/key&gt;&lt;/foreign-keys&gt;&lt;ref-type name="Journal Article"&gt;17&lt;/ref-type&gt;&lt;contributors&gt;&lt;authors&gt;&lt;author&gt;Robinson, Mark D.&lt;/author&gt;&lt;author&gt;McCarthy, Davis J.&lt;/author&gt;&lt;author&gt;Smyth, Gordon K.&lt;/author&gt;&lt;/authors&gt;&lt;/contributors&gt;&lt;titles&gt;&lt;title&gt;edgeR: a Bioconductor package for differential expression analysis of digital gene expression data&lt;/title&gt;&lt;secondary-title&gt;Bioinformatics&lt;/secondary-title&gt;&lt;/titles&gt;&lt;periodical&gt;&lt;full-title&gt;Bioinformatics&lt;/full-title&gt;&lt;/periodical&gt;&lt;pages&gt;139-140&lt;/pages&gt;&lt;volume&gt;26&lt;/volume&gt;&lt;number&gt;1&lt;/number&gt;&lt;dates&gt;&lt;year&gt;2010&lt;/year&gt;&lt;/dates&gt;&lt;isbn&gt;1367-4803&lt;/isbn&gt;&lt;urls&gt;&lt;related-urls&gt;&lt;url&gt;https://doi.org/10.1093/bioinformatics/btp616&lt;/url&gt;&lt;/related-urls&gt;&lt;/urls&gt;&lt;electronic-resource-num&gt;10.1093/bioinformatics/btp616&lt;/electronic-resource-num&gt;&lt;access-date&gt;2/3/2026&lt;/access-date&gt;&lt;/record&gt;&lt;/Cite&gt;&lt;/EndNote&gt;</w:instrText>
      </w:r>
      <w:r w:rsidR="0027158C">
        <w:fldChar w:fldCharType="separate"/>
      </w:r>
      <w:r w:rsidR="00B0669C" w:rsidRPr="00B0669C">
        <w:rPr>
          <w:noProof/>
          <w:vertAlign w:val="superscript"/>
        </w:rPr>
        <w:t>36</w:t>
      </w:r>
      <w:r w:rsidR="0027158C">
        <w:fldChar w:fldCharType="end"/>
      </w:r>
      <w:r>
        <w:t>; comprehensive molecular property calculations for drug-likeness assessment; and interactive visualization dashboards for real-time data exploration and hit interpretation.</w:t>
      </w:r>
    </w:p>
    <w:p w14:paraId="61E17206" w14:textId="77777777" w:rsidR="00B037EA" w:rsidRDefault="00000000">
      <w:pPr>
        <w:pStyle w:val="BodyText"/>
      </w:pPr>
      <w:bookmarkStart w:id="10" w:name="development-of-the-protocol"/>
      <w:r>
        <w:t>This modular architecture enables users to execute complete workflows for routine analysis or utilize individual components for specialized applications. Each stage of the pipeline produces an executable script, allowing users to easily adapt the workflow to more complex experimental designs and custom settings, while maintaining reproducibility through standardized configuration files and output formats. The protocol has been successfully validated across diverse DEL architectures including multi-cycle libraries, hybridized libraries combining independent synthetic routes, and large-scale pharmaceutical screens with millions of compounds.</w:t>
      </w:r>
      <w:bookmarkEnd w:id="10"/>
    </w:p>
    <w:p w14:paraId="20E02C32" w14:textId="77777777" w:rsidR="00B037EA" w:rsidRDefault="00000000">
      <w:pPr>
        <w:pStyle w:val="Heading3"/>
      </w:pPr>
      <w:r>
        <w:t>Overview of the procedure</w:t>
      </w:r>
    </w:p>
    <w:p w14:paraId="530C2FBD" w14:textId="77777777" w:rsidR="00B037EA" w:rsidRDefault="00000000">
      <w:pPr>
        <w:pStyle w:val="FirstParagraph"/>
      </w:pPr>
      <w:r>
        <w:t>The DELT-Hit protocol is organized into five sequential stages executed through a command-line interface designed to support both computational chemists experienced with bioinformatics tools and experimental scientists new to DEL data analysis:</w:t>
      </w:r>
    </w:p>
    <w:p w14:paraId="15903AA2" w14:textId="77777777" w:rsidR="00B037EA" w:rsidRDefault="00000000">
      <w:pPr>
        <w:pStyle w:val="BodyText"/>
      </w:pPr>
      <w:r>
        <w:rPr>
          <w:b/>
          <w:bCs/>
        </w:rPr>
        <w:t>(</w:t>
      </w:r>
      <w:proofErr w:type="spellStart"/>
      <w:r>
        <w:rPr>
          <w:b/>
          <w:bCs/>
        </w:rPr>
        <w:t>i</w:t>
      </w:r>
      <w:proofErr w:type="spellEnd"/>
      <w:r>
        <w:rPr>
          <w:b/>
          <w:bCs/>
        </w:rPr>
        <w:t>) Project setup and library specification</w:t>
      </w:r>
      <w:r>
        <w:t xml:space="preserve"> (Steps 1-3): Configuration file creation from Excel templates, library architecture definition, and experimental metadata specification</w:t>
      </w:r>
    </w:p>
    <w:p w14:paraId="59260B94" w14:textId="77777777" w:rsidR="00B037EA" w:rsidRDefault="00000000">
      <w:pPr>
        <w:pStyle w:val="BodyText"/>
      </w:pPr>
      <w:r>
        <w:rPr>
          <w:b/>
          <w:bCs/>
        </w:rPr>
        <w:lastRenderedPageBreak/>
        <w:t>(ii) Chemical structure enumeration and property calculation</w:t>
      </w:r>
      <w:r>
        <w:t xml:space="preserve"> (Steps 4-6): Automated SMILES generation from reaction schemes, comprehensive molecular descriptor calculation, and chemical space visualization</w:t>
      </w:r>
    </w:p>
    <w:p w14:paraId="2397057C" w14:textId="77777777" w:rsidR="00B037EA" w:rsidRDefault="00000000">
      <w:pPr>
        <w:pStyle w:val="BodyText"/>
      </w:pPr>
      <w:r>
        <w:rPr>
          <w:b/>
          <w:bCs/>
        </w:rPr>
        <w:t>(iii) Sequence demultiplexing and quality assessment</w:t>
      </w:r>
      <w:r>
        <w:t xml:space="preserve"> (Steps 7-10): High-throughput sequence processing, barcode identification with error correction, and quality control metric generation</w:t>
      </w:r>
    </w:p>
    <w:p w14:paraId="73BA1BEB" w14:textId="77777777" w:rsidR="00B037EA" w:rsidRDefault="00000000">
      <w:pPr>
        <w:pStyle w:val="BodyText"/>
      </w:pPr>
      <w:r>
        <w:rPr>
          <w:b/>
          <w:bCs/>
        </w:rPr>
        <w:t>(iv) Data visualization and interpretation</w:t>
      </w:r>
      <w:r>
        <w:t xml:space="preserve"> (Step 11): Interactive dashboard exploration</w:t>
      </w:r>
    </w:p>
    <w:p w14:paraId="45CDF737" w14:textId="77777777" w:rsidR="00B037EA" w:rsidRDefault="00000000">
      <w:pPr>
        <w:pStyle w:val="BodyText"/>
      </w:pPr>
      <w:r>
        <w:rPr>
          <w:b/>
          <w:bCs/>
        </w:rPr>
        <w:t>(v) Statistical analysis and hit detection</w:t>
      </w:r>
      <w:r>
        <w:t xml:space="preserve"> (Steps 12-13): Enrichment analysis using established RNA-seq methods, hit ranking with multiple statistical approaches, and result validation</w:t>
      </w:r>
    </w:p>
    <w:p w14:paraId="0991C197" w14:textId="77777777" w:rsidR="00B037EA" w:rsidRDefault="00000000">
      <w:pPr>
        <w:pStyle w:val="Heading3"/>
      </w:pPr>
      <w:r>
        <w:t>Applications of the method</w:t>
      </w:r>
    </w:p>
    <w:p w14:paraId="37BC71B5" w14:textId="77777777" w:rsidR="00B037EA" w:rsidRDefault="00000000">
      <w:pPr>
        <w:pStyle w:val="FirstParagraph"/>
      </w:pPr>
      <w:r>
        <w:t xml:space="preserve">The DELT-Hit framework accommodates various library architectures from simple two-cycle libraries to complex multi-branch synthetic schemes and has been successfully applied across our diverse DEL screening campaigns: </w:t>
      </w:r>
    </w:p>
    <w:p w14:paraId="5362FAE7" w14:textId="7D852E74" w:rsidR="00B037EA" w:rsidRDefault="00000000">
      <w:pPr>
        <w:pStyle w:val="BodyText"/>
      </w:pPr>
      <w:r>
        <w:t>A single-display DEL of two diversity elements comprising 366,600 glutamic acid derivatives (GB-DEL) was encoded in single-stranded DNA format and was tested in affinity-based selections, eventually allowing for the de novo identification of specific binders against several pharmaceutically relevant proteins. In addition, the GB-DEL was used for affinity maturation in dual display fashion by combining it with low affinity hits displayed on a pairing strand</w:t>
      </w:r>
      <w:r w:rsidR="0027158C">
        <w:fldChar w:fldCharType="begin"/>
      </w:r>
      <w:r w:rsidR="00B0669C">
        <w:instrText xml:space="preserve"> ADDIN EN.CITE &lt;EndNote&gt;&lt;Cite&gt;&lt;Author&gt;Bassi&lt;/Author&gt;&lt;Year&gt;2020&lt;/Year&gt;&lt;RecNum&gt;70&lt;/RecNum&gt;&lt;DisplayText&gt;&lt;style face="superscript"&gt;37&lt;/style&gt;&lt;/DisplayText&gt;&lt;record&gt;&lt;rec-number&gt;70&lt;/rec-number&gt;&lt;foreign-keys&gt;&lt;key app="EN" db-id="de525t9t7sxfp8e0ara50srd9fer25ad0pd5" timestamp="1770294206"&gt;70&lt;/key&gt;&lt;/foreign-keys&gt;&lt;ref-type name="Journal Article"&gt;17&lt;/ref-type&gt;&lt;contributors&gt;&lt;authors&gt;&lt;author&gt;Bassi, Gabriele&lt;/author&gt;&lt;author&gt;Favalli, Nicholas&lt;/author&gt;&lt;author&gt;Vuk, Miriam&lt;/author&gt;&lt;author&gt;Catalano, Marco&lt;/author&gt;&lt;author&gt;Martinelli, Adriano&lt;/author&gt;&lt;author&gt;Trenner, Anika&lt;/author&gt;&lt;author&gt;Porro, Antonio&lt;/author&gt;&lt;author&gt;Yang, Su&lt;/author&gt;&lt;author&gt;Tham, Chuin Lean&lt;/author&gt;&lt;author&gt;Moroglu, Mustafa&lt;/author&gt;&lt;author&gt;Yue, Wyatt W.&lt;/author&gt;&lt;author&gt;Conway, Stuart J.&lt;/author&gt;&lt;author&gt;Vogt, Peter K.&lt;/author&gt;&lt;author&gt;Sartori, Alessandro A.&lt;/author&gt;&lt;author&gt;Scheuermann, Jörg&lt;/author&gt;&lt;author&gt;Neri, Dario&lt;/author&gt;&lt;/authors&gt;&lt;/contributors&gt;&lt;titles&gt;&lt;title&gt;A Single-Stranded DNA-Encoded Chemical Library Based on a Stereoisomeric Scaffold Enables Ligand Discovery by Modular Assembly of Building Blocks&lt;/title&gt;&lt;secondary-title&gt;Advanced Science&lt;/secondary-title&gt;&lt;/titles&gt;&lt;periodical&gt;&lt;full-title&gt;Advanced Science&lt;/full-title&gt;&lt;/periodical&gt;&lt;pages&gt;2001970&lt;/pages&gt;&lt;volume&gt;7&lt;/volume&gt;&lt;number&gt;22&lt;/number&gt;&lt;dates&gt;&lt;year&gt;2020&lt;/year&gt;&lt;/dates&gt;&lt;isbn&gt;2198-3844&lt;/isbn&gt;&lt;urls&gt;&lt;related-urls&gt;&lt;url&gt;https://onlinelibrary.wiley.com/doi/abs/10.1002/advs.202001970&lt;/url&gt;&lt;/related-urls&gt;&lt;/urls&gt;&lt;electronic-resource-num&gt;10.1002/advs.202001970&lt;/electronic-resource-num&gt;&lt;/record&gt;&lt;/Cite&gt;&lt;/EndNote&gt;</w:instrText>
      </w:r>
      <w:r w:rsidR="0027158C">
        <w:fldChar w:fldCharType="separate"/>
      </w:r>
      <w:r w:rsidR="00B0669C" w:rsidRPr="00B0669C">
        <w:rPr>
          <w:noProof/>
          <w:vertAlign w:val="superscript"/>
        </w:rPr>
        <w:t>37</w:t>
      </w:r>
      <w:r w:rsidR="0027158C">
        <w:fldChar w:fldCharType="end"/>
      </w:r>
      <w:r>
        <w:t>.</w:t>
      </w:r>
    </w:p>
    <w:p w14:paraId="17405B11" w14:textId="43841FE0" w:rsidR="00B037EA" w:rsidRDefault="00000000">
      <w:pPr>
        <w:pStyle w:val="BodyText"/>
      </w:pPr>
      <w:r>
        <w:t xml:space="preserve">A further single-display DEL of two diversity elements 670,752 derivatives based on 2-azido-3-iodophenylpropionic acid scaffold (NF-DEL) which was also encoded in single-stranded DNA format and used for investigating the impact of stereo- and </w:t>
      </w:r>
      <w:proofErr w:type="spellStart"/>
      <w:r>
        <w:t>regiochemistry</w:t>
      </w:r>
      <w:proofErr w:type="spellEnd"/>
      <w:r>
        <w:t xml:space="preserve"> on ligand discovery. The NF-DEL was tested for a set of protein targets of pharmaceutical relevance, yielding selective enzyme inhibitors and binders to tumor-associated antigens, which enabled conditional chimeric antigen receptor T-cell activation and tumor targeting</w:t>
      </w:r>
      <w:r w:rsidR="0027158C">
        <w:fldChar w:fldCharType="begin"/>
      </w:r>
      <w:r w:rsidR="00B0669C">
        <w:instrText xml:space="preserve"> ADDIN EN.CITE &lt;EndNote&gt;&lt;Cite&gt;&lt;Author&gt;Favalli&lt;/Author&gt;&lt;Year&gt;2021&lt;/Year&gt;&lt;RecNum&gt;71&lt;/RecNum&gt;&lt;DisplayText&gt;&lt;style face="superscript"&gt;38&lt;/style&gt;&lt;/DisplayText&gt;&lt;record&gt;&lt;rec-number&gt;71&lt;/rec-number&gt;&lt;foreign-keys&gt;&lt;key app="EN" db-id="de525t9t7sxfp8e0ara50srd9fer25ad0pd5" timestamp="1770294275"&gt;71&lt;/key&gt;&lt;/foreign-keys&gt;&lt;ref-type name="Journal Article"&gt;17&lt;/ref-type&gt;&lt;contributors&gt;&lt;authors&gt;&lt;author&gt;Favalli, Nicholas&lt;/author&gt;&lt;author&gt;Bassi, Gabriele&lt;/author&gt;&lt;author&gt;Pellegrino, Christian&lt;/author&gt;&lt;author&gt;Millul, Jacopo&lt;/author&gt;&lt;author&gt;De Luca, Roberto&lt;/author&gt;&lt;author&gt;Cazzamalli, Samuele&lt;/author&gt;&lt;author&gt;Yang, Su&lt;/author&gt;&lt;author&gt;Trenner, Anika&lt;/author&gt;&lt;author&gt;Mozaffari, Nour L.&lt;/author&gt;&lt;author&gt;Myburgh, Renier&lt;/author&gt;&lt;author&gt;Moroglu, Mustafa&lt;/author&gt;&lt;author&gt;Conway, Stuart J.&lt;/author&gt;&lt;author&gt;Sartori, Alessandro A.&lt;/author&gt;&lt;author&gt;Manz, Markus G.&lt;/author&gt;&lt;author&gt;Lerner, Richard A.&lt;/author&gt;&lt;author&gt;Vogt, Peter K.&lt;/author&gt;&lt;author&gt;Scheuermann, Jörg&lt;/author&gt;&lt;author&gt;Neri, Dario&lt;/author&gt;&lt;/authors&gt;&lt;/contributors&gt;&lt;titles&gt;&lt;title&gt;Stereo- and regiodefined DNA-encoded chemical libraries enable efficient tumour-targeting applications&lt;/title&gt;&lt;secondary-title&gt;Nature Chemistry&lt;/secondary-title&gt;&lt;/titles&gt;&lt;periodical&gt;&lt;full-title&gt;Nature Chemistry&lt;/full-title&gt;&lt;/periodical&gt;&lt;pages&gt;540-548&lt;/pages&gt;&lt;volume&gt;13&lt;/volume&gt;&lt;number&gt;6&lt;/number&gt;&lt;dates&gt;&lt;year&gt;2021&lt;/year&gt;&lt;pub-dates&gt;&lt;date&gt;2021/06/01&lt;/date&gt;&lt;/pub-dates&gt;&lt;/dates&gt;&lt;isbn&gt;1755-4349&lt;/isbn&gt;&lt;urls&gt;&lt;related-urls&gt;&lt;url&gt;https://doi.org/10.1038/s41557-021-00660-y&lt;/url&gt;&lt;/related-urls&gt;&lt;/urls&gt;&lt;electronic-resource-num&gt;10.1038/s41557-021-00660-y&lt;/electronic-resource-num&gt;&lt;/record&gt;&lt;/Cite&gt;&lt;/EndNote&gt;</w:instrText>
      </w:r>
      <w:r w:rsidR="0027158C">
        <w:fldChar w:fldCharType="separate"/>
      </w:r>
      <w:r w:rsidR="00B0669C" w:rsidRPr="00B0669C">
        <w:rPr>
          <w:noProof/>
          <w:vertAlign w:val="superscript"/>
        </w:rPr>
        <w:t>38</w:t>
      </w:r>
      <w:r w:rsidR="0027158C">
        <w:fldChar w:fldCharType="end"/>
      </w:r>
      <w:r>
        <w:t>.</w:t>
      </w:r>
    </w:p>
    <w:p w14:paraId="1AF26B47" w14:textId="3DD2BFAF" w:rsidR="00B037EA" w:rsidRDefault="00000000">
      <w:pPr>
        <w:pStyle w:val="BodyText"/>
      </w:pPr>
      <w:r>
        <w:t xml:space="preserve">A single-display, double-stranded proof-of-principle 1,100 member DEL of three amino acid diversity elements was synthesized using a novel solid phase-based approach on magnetic beads featuring a final release of the library from the support. This release was enabled by both simple cleavage of the connecting linker to the solid support, resulting in a standard DEL (unpurified DEL), as well as by installing a terminal second linker to the bead, followed by cleavage of the first linker (thereby releasing incomplete synthetic structures) and then the second linker, releasing only the desired structures (self-purified DEL). Both versions of the DEL were then tested in affinity-based selections against carbonic anhydrase II and IX, revealing a markedly improved enrichment of the positive control for the self-purified DEL version. While the final synthetic yields of the individual library members of the self-purified DEL still vary depending on the individual building block, unlike standard DELs, the yields of chemical display of the self-purified DEL can be assessed by DNA sequencing of the unselected library because synthesis and encoding yields correlate. Furthermore, as </w:t>
      </w:r>
      <w:r>
        <w:lastRenderedPageBreak/>
        <w:t xml:space="preserve">synthesis occurs on solid support, this </w:t>
      </w:r>
      <w:proofErr w:type="spellStart"/>
      <w:r>
        <w:t>PureDEL</w:t>
      </w:r>
      <w:proofErr w:type="spellEnd"/>
      <w:r>
        <w:t xml:space="preserve"> technology allows the use of anhydrous reaction conditions, thereby enabling higher conversion yields and the implementation of </w:t>
      </w:r>
      <w:r w:rsidR="004745C7">
        <w:t>–</w:t>
      </w:r>
      <w:r>
        <w:t xml:space="preserve"> so far DEL-incompatible </w:t>
      </w:r>
      <w:r w:rsidR="004745C7">
        <w:t>–</w:t>
      </w:r>
      <w:r>
        <w:t xml:space="preserve"> water-free chemistry</w:t>
      </w:r>
      <w:r w:rsidR="0027158C">
        <w:fldChar w:fldCharType="begin"/>
      </w:r>
      <w:r w:rsidR="00B0669C">
        <w:instrText xml:space="preserve"> ADDIN EN.CITE &lt;EndNote&gt;&lt;Cite&gt;&lt;Author&gt;Keller&lt;/Author&gt;&lt;Year&gt;2024&lt;/Year&gt;&lt;RecNum&gt;72&lt;/RecNum&gt;&lt;DisplayText&gt;&lt;style face="superscript"&gt;39&lt;/style&gt;&lt;/DisplayText&gt;&lt;record&gt;&lt;rec-number&gt;72&lt;/rec-number&gt;&lt;foreign-keys&gt;&lt;key app="EN" db-id="de525t9t7sxfp8e0ara50srd9fer25ad0pd5" timestamp="1770294339"&gt;72&lt;/key&gt;&lt;/foreign-keys&gt;&lt;ref-type name="Journal Article"&gt;17&lt;/ref-type&gt;&lt;contributors&gt;&lt;authors&gt;&lt;author&gt;Keller, Michelle&lt;/author&gt;&lt;author&gt;Petrov, Dimitar&lt;/author&gt;&lt;author&gt;Gloger, Andreas&lt;/author&gt;&lt;author&gt;Dietschi, Bastien&lt;/author&gt;&lt;author&gt;Jobin, Kilian&lt;/author&gt;&lt;author&gt;Gradinger, Timon&lt;/author&gt;&lt;author&gt;Martinelli, Adriano&lt;/author&gt;&lt;author&gt;Plais, Louise&lt;/author&gt;&lt;author&gt;Onda, Yuichi&lt;/author&gt;&lt;author&gt;Neri, Dario&lt;/author&gt;&lt;author&gt;Scheuermann, Jörg&lt;/author&gt;&lt;/authors&gt;&lt;/contributors&gt;&lt;titles&gt;&lt;title&gt;Highly pure DNA-encoded chemical libraries by dual-linker solid-phase synthesis&lt;/title&gt;&lt;secondary-title&gt;Science&lt;/secondary-title&gt;&lt;/titles&gt;&lt;periodical&gt;&lt;full-title&gt;Science&lt;/full-title&gt;&lt;/periodical&gt;&lt;pages&gt;1259-1265&lt;/pages&gt;&lt;volume&gt;384&lt;/volume&gt;&lt;number&gt;6701&lt;/number&gt;&lt;dates&gt;&lt;year&gt;2024&lt;/year&gt;&lt;/dates&gt;&lt;urls&gt;&lt;related-urls&gt;&lt;url&gt;https://www.science.org/doi/abs/10.1126/science.adn3412&lt;/url&gt;&lt;/related-urls&gt;&lt;/urls&gt;&lt;electronic-resource-num&gt;doi:10.1126/science.adn3412&lt;/electronic-resource-num&gt;&lt;/record&gt;&lt;/Cite&gt;&lt;/EndNote&gt;</w:instrText>
      </w:r>
      <w:r w:rsidR="0027158C">
        <w:fldChar w:fldCharType="separate"/>
      </w:r>
      <w:r w:rsidR="00B0669C" w:rsidRPr="00B0669C">
        <w:rPr>
          <w:noProof/>
          <w:vertAlign w:val="superscript"/>
        </w:rPr>
        <w:t>39</w:t>
      </w:r>
      <w:r w:rsidR="0027158C">
        <w:fldChar w:fldCharType="end"/>
      </w:r>
      <w:r>
        <w:t xml:space="preserve">. </w:t>
      </w:r>
    </w:p>
    <w:p w14:paraId="610A3CF0" w14:textId="4C0816BF" w:rsidR="00B037EA" w:rsidRDefault="00000000">
      <w:pPr>
        <w:pStyle w:val="BodyText"/>
      </w:pPr>
      <w:r>
        <w:t xml:space="preserve">A dual display, DEL encoded Self-Assembling Chemical (ESAC) Libraries of 56 million members allowed for the two displayed peptides to be connected in an incremental fashion. The DP-DEL was synthesized and tested for modulating macrocycle flexibility using a two-step cyclization strategy. By performing affinity-based selections on three different targets, specific preferences for the various degrees of flexibility were observed, i.e., a 314 </w:t>
      </w:r>
      <w:proofErr w:type="spellStart"/>
      <w:r>
        <w:t>nM</w:t>
      </w:r>
      <w:proofErr w:type="spellEnd"/>
      <w:r>
        <w:t xml:space="preserve"> thrombin inhibitor from the conformationally restrained macrocyclic subset of the ESAC library,  a more flexible streptavidin binder from the semi-closed conformation, as well as  binders to human alkaline phosphatase (PLAP) from the open, conventional dual-display setup. The results obtained from this approach demonstrated the utility of dual-display DEL technology for facilitating the de novo discovery of peptide ligands through flexibility-tuning</w:t>
      </w:r>
      <w:r w:rsidR="0027158C">
        <w:fldChar w:fldCharType="begin">
          <w:fldData xml:space="preserve">PEVuZE5vdGU+PENpdGU+PEF1dGhvcj5QZXRyb3Y8L0F1dGhvcj48WWVhcj4yMDI1PC9ZZWFyPjxS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</w:fldData>
        </w:fldChar>
      </w:r>
      <w:r w:rsidR="00B0669C">
        <w:instrText xml:space="preserve"> ADDIN EN.CITE </w:instrText>
      </w:r>
      <w:r w:rsidR="00B0669C">
        <w:fldChar w:fldCharType="begin">
          <w:fldData xml:space="preserve">PEVuZE5vdGU+PENpdGU+PEF1dGhvcj5QZXRyb3Y8L0F1dGhvcj48WWVhcj4yMDI1PC9ZZWFyPjxS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</w:fldData>
        </w:fldChar>
      </w:r>
      <w:r w:rsidR="00B0669C">
        <w:instrText xml:space="preserve"> ADDIN EN.CITE.DATA </w:instrText>
      </w:r>
      <w:r w:rsidR="00B0669C">
        <w:fldChar w:fldCharType="end"/>
      </w:r>
      <w:r w:rsidR="0027158C">
        <w:fldChar w:fldCharType="separate"/>
      </w:r>
      <w:r w:rsidR="00B0669C" w:rsidRPr="00B0669C">
        <w:rPr>
          <w:noProof/>
          <w:vertAlign w:val="superscript"/>
        </w:rPr>
        <w:t>40</w:t>
      </w:r>
      <w:r w:rsidR="0027158C">
        <w:fldChar w:fldCharType="end"/>
      </w:r>
      <w:r>
        <w:t>.</w:t>
      </w:r>
    </w:p>
    <w:p w14:paraId="60D09B3A" w14:textId="77777777" w:rsidR="00B037EA" w:rsidRDefault="00000000">
      <w:pPr>
        <w:pStyle w:val="Heading3"/>
      </w:pPr>
      <w:bookmarkStart w:id="11" w:name="applications-of-the-method"/>
      <w:bookmarkEnd w:id="11"/>
      <w:r>
        <w:t>Limitations</w:t>
      </w:r>
    </w:p>
    <w:p w14:paraId="3DDFEA52" w14:textId="77777777" w:rsidR="00B037EA" w:rsidRDefault="00000000">
      <w:pPr>
        <w:pStyle w:val="FirstParagraph"/>
      </w:pPr>
      <w:r>
        <w:t>While DELT-Hit addresses many challenges in DEL analysis, several limitations should be considered:</w:t>
      </w:r>
    </w:p>
    <w:p w14:paraId="522D14FE" w14:textId="77777777" w:rsidR="00B037EA" w:rsidRDefault="00000000" w:rsidP="0079700F">
      <w:pPr>
        <w:pStyle w:val="ListParagraph"/>
        <w:numPr>
          <w:ilvl w:val="0"/>
          <w:numId w:val="20"/>
        </w:numPr>
      </w:pPr>
      <w:r>
        <w:t>Computational complexity: library size grows combinatorially with the number of diversity elements, which primarily impacts enumeration, property computation and representation. In contrast, demultiplexing complexity is limited by the number of sequencing reads, making this step largely independent of the library size.</w:t>
      </w:r>
    </w:p>
    <w:p w14:paraId="268B3FDF" w14:textId="316FCC87" w:rsidR="00B037EA" w:rsidRDefault="00000000" w:rsidP="0079700F">
      <w:pPr>
        <w:pStyle w:val="ListParagraph"/>
        <w:numPr>
          <w:ilvl w:val="0"/>
          <w:numId w:val="21"/>
        </w:numPr>
      </w:pPr>
      <w:bookmarkStart w:id="12" w:name="limitations"/>
      <w:r>
        <w:t>Library complexity: DELT-Hit supports arbitrary sequences of chemical reactions, provided that each synthetic route yields a single, well-defined final product, as is expected for high-quality DNA-encoded libraries. Libraries with complex architectures, such as non-standard reaction schemes, atypical building block representations, or unconventional precursor handling may require additional custom configuration and validation. In particular, the library enumeration step assumes accurate specification of reaction chemistry using reaction SM</w:t>
      </w:r>
      <w:r w:rsidR="00B0669C">
        <w:t>IRKS</w:t>
      </w:r>
      <w:r>
        <w:t>. While DELT-Hit provides templates for commonly used DEL reactions, defining library-specific SMARTS</w:t>
      </w:r>
      <w:r w:rsidR="00B0669C">
        <w:t>/SMIRKS</w:t>
      </w:r>
      <w:r>
        <w:t xml:space="preserve"> may require advanced cheminformatics expertise to ensure correct product generation and structure reconstruction.</w:t>
      </w:r>
      <w:bookmarkEnd w:id="12"/>
    </w:p>
    <w:p w14:paraId="471E218F" w14:textId="77777777" w:rsidR="00B037EA" w:rsidRDefault="00000000">
      <w:pPr>
        <w:pStyle w:val="Heading2"/>
      </w:pPr>
      <w:r>
        <w:t xml:space="preserve">Comparison with other methods </w:t>
      </w:r>
    </w:p>
    <w:p w14:paraId="69FA32BA" w14:textId="77777777" w:rsidR="00B037EA" w:rsidRDefault="00000000">
      <w:pPr>
        <w:pStyle w:val="BodyText"/>
      </w:pPr>
      <w:r>
        <w:t>Pharmaceutical companies that actively conduct DEL campaigns typically rely on internally developed or licensed software platforms that integrate sequencing, barcode decoding, hit identification, and downstream hit prioritization within proprietary ecosystems. While these systems support scalability, automation, and tight integration with experimental follow-up, they are closed-source, which restricts methodological transparency, limits user-driven customization, and hinders iterative improvement by the broader research community.</w:t>
      </w:r>
    </w:p>
    <w:p w14:paraId="3E790A39" w14:textId="77777777" w:rsidR="00B037EA" w:rsidRDefault="00000000">
      <w:pPr>
        <w:pStyle w:val="BodyText"/>
      </w:pPr>
      <w:r>
        <w:lastRenderedPageBreak/>
        <w:t>In parallel, contract research organizations (CROs) provide DEL screening as a service against user-supplied targets. These services generally return processed results without disclosing the underlying computational workflows or intermediate data products. Consequently, users have limited ability to adapt analytical procedures, interrogate intermediate outputs, or incorporate DEL informatics into their own computational pipelines.</w:t>
      </w:r>
    </w:p>
    <w:p w14:paraId="448A01D3" w14:textId="1F6206C7" w:rsidR="00B037EA" w:rsidRDefault="00000000">
      <w:pPr>
        <w:pStyle w:val="BodyText"/>
      </w:pPr>
      <w:r>
        <w:t xml:space="preserve">To our knowledge, </w:t>
      </w:r>
      <w:ins w:id="13" w:author="Martinelli, Adriano Luca (DBMR)" w:date="2026-04-29T20:25:00Z" w16du:dateUtc="2026-04-29T23:25:00Z">
        <w:r w:rsidR="003911E4">
          <w:t>another open-source DEL framework is DELi</w:t>
        </w:r>
      </w:ins>
      <w:del w:id="14" w:author="Martinelli, Adriano Luca (DBMR)" w:date="2026-04-29T20:25:00Z" w16du:dateUtc="2026-04-29T23:25:00Z">
        <w:r w:rsidDel="003911E4">
          <w:delText>the only other open-source DEL framework introduced to date is DELi</w:delText>
        </w:r>
      </w:del>
      <w:r w:rsidR="00037813">
        <w:fldChar w:fldCharType="begin"/>
      </w:r>
      <w:r w:rsidR="00B0669C">
        <w:instrText xml:space="preserve"> ADDIN EN.CITE &lt;EndNote&gt;&lt;Cite&gt;&lt;Author&gt;Wellnitz&lt;/Author&gt;&lt;Year&gt;2025&lt;/Year&gt;&lt;RecNum&gt;74&lt;/RecNum&gt;&lt;DisplayText&gt;&lt;style face="superscript"&gt;41&lt;/style&gt;&lt;/DisplayText&gt;&lt;record&gt;&lt;rec-number&gt;74&lt;/rec-number&gt;&lt;foreign-keys&gt;&lt;key app="EN" db-id="de525t9t7sxfp8e0ara50srd9fer25ad0pd5" timestamp="1770297712"&gt;74&lt;/key&gt;&lt;/foreign-keys&gt;&lt;ref-type name="Journal Article"&gt;17&lt;/ref-type&gt;&lt;contributors&gt;&lt;authors&gt;&lt;author&gt;Wellnitz, James&lt;/author&gt;&lt;author&gt;Novy, Brandon&lt;/author&gt;&lt;author&gt;Maxfield, Travis&lt;/author&gt;&lt;author&gt;Zhilinskaya, Ivanna&lt;/author&gt;&lt;author&gt;Lin, Shu-Hang&lt;/author&gt;&lt;author&gt;Axtman, Matthew&lt;/author&gt;&lt;author&gt;Leisner, Tina&lt;/author&gt;&lt;author&gt;Norris-Drouin, Jacqueline L.&lt;/author&gt;&lt;author&gt;Hardy, Brian P.&lt;/author&gt;&lt;author&gt;Pearce, Kenneth H.&lt;/author&gt;&lt;author&gt;Popov, Konstantin I.&lt;/author&gt;&lt;/authors&gt;&lt;/contributors&gt;&lt;titles&gt;&lt;title&gt;Open-Source DNA-Encoded Library Package for Design, Decoding and Analysis: DELi&lt;/title&gt;&lt;secondary-title&gt;bioRxiv&lt;/secondary-title&gt;&lt;/titles&gt;&lt;periodical&gt;&lt;full-title&gt;bioRxiv&lt;/full-title&gt;&lt;/periodical&gt;&lt;pages&gt;2025.02.25.640184&lt;/pages&gt;&lt;dates&gt;&lt;year&gt;2025&lt;/year&gt;&lt;/dates&gt;&lt;urls&gt;&lt;related-urls&gt;&lt;url&gt;http://biorxiv.org/content/early/2025/03/01/2025.02.25.640184.abstract&lt;/url&gt;&lt;/related-urls&gt;&lt;/urls&gt;&lt;electronic-resource-num&gt;10.1101/2025.02.25.640184&lt;/electronic-resource-num&gt;&lt;/record&gt;&lt;/Cite&gt;&lt;/EndNote&gt;</w:instrText>
      </w:r>
      <w:r w:rsidR="00037813">
        <w:fldChar w:fldCharType="separate"/>
      </w:r>
      <w:r w:rsidR="00B0669C" w:rsidRPr="00B0669C">
        <w:rPr>
          <w:noProof/>
          <w:vertAlign w:val="superscript"/>
        </w:rPr>
        <w:t>41</w:t>
      </w:r>
      <w:r w:rsidR="00037813">
        <w:fldChar w:fldCharType="end"/>
      </w:r>
      <w:ins w:id="15" w:author="Martinelli, Adriano Luca (DBMR)" w:date="2026-04-29T20:25:00Z" w16du:dateUtc="2026-04-29T23:25:00Z">
        <w:r w:rsidR="003911E4">
          <w:t>, which addresses several core aspects</w:t>
        </w:r>
      </w:ins>
      <w:del w:id="16" w:author="Martinelli, Adriano Luca (DBMR)" w:date="2026-04-29T20:25:00Z" w16du:dateUtc="2026-04-29T23:25:00Z">
        <w:r w:rsidDel="003911E4">
          <w:delText>, that addresses several core aspects</w:delText>
        </w:r>
      </w:del>
      <w:r>
        <w:t xml:space="preserve"> of DEL informatics, including barcode decoding, enrichment analysis, and library enumeration. </w:t>
      </w:r>
      <w:proofErr w:type="spellStart"/>
      <w:r>
        <w:t>DELi</w:t>
      </w:r>
      <w:proofErr w:type="spellEnd"/>
      <w:r>
        <w:t xml:space="preserve"> and DELT-Hit share key design principles, such as modular architecture, transparent configuration, and integration with established bioinformatics and cheminformatics tools (e.g., </w:t>
      </w:r>
      <w:proofErr w:type="spellStart"/>
      <w:r>
        <w:t>Cutadapt</w:t>
      </w:r>
      <w:proofErr w:type="spellEnd"/>
      <w:r>
        <w:t xml:space="preserve">, </w:t>
      </w:r>
      <w:proofErr w:type="spellStart"/>
      <w:r>
        <w:t>RDKit</w:t>
      </w:r>
      <w:proofErr w:type="spellEnd"/>
      <w:r>
        <w:t>). However, our framework differentiates itself through several distinct capabilities:</w:t>
      </w:r>
    </w:p>
    <w:p w14:paraId="7D74E2AD" w14:textId="77777777" w:rsidR="00B037EA" w:rsidRDefault="00000000">
      <w:pPr>
        <w:pStyle w:val="BodyText"/>
        <w:numPr>
          <w:ilvl w:val="0"/>
          <w:numId w:val="1"/>
        </w:numPr>
      </w:pPr>
      <w:r>
        <w:t>Support for arbitrary reaction graphs for enumeration, enabling faithful reconstruction of complex synthetic schemes.</w:t>
      </w:r>
    </w:p>
    <w:p w14:paraId="0828FDB0" w14:textId="77777777" w:rsidR="00B037EA" w:rsidRDefault="00000000">
      <w:pPr>
        <w:pStyle w:val="BodyText"/>
        <w:numPr>
          <w:ilvl w:val="0"/>
          <w:numId w:val="1"/>
        </w:numPr>
      </w:pPr>
      <w:r>
        <w:t>Integration of statistical models developed for RNA-seq analysis for hit calling that account for replicate structure and dispersion.</w:t>
      </w:r>
    </w:p>
    <w:p w14:paraId="2798FF90" w14:textId="77777777" w:rsidR="00B037EA" w:rsidRDefault="00000000">
      <w:pPr>
        <w:pStyle w:val="BodyText"/>
        <w:numPr>
          <w:ilvl w:val="0"/>
          <w:numId w:val="1"/>
        </w:numPr>
      </w:pPr>
      <w:r>
        <w:t>Support for arbitrary library designs, including single- and dual-display formats</w:t>
      </w:r>
    </w:p>
    <w:p w14:paraId="3390FAC0" w14:textId="77777777" w:rsidR="00B037EA" w:rsidRDefault="00000000">
      <w:pPr>
        <w:pStyle w:val="BodyText"/>
        <w:numPr>
          <w:ilvl w:val="0"/>
          <w:numId w:val="1"/>
        </w:numPr>
      </w:pPr>
      <w:r>
        <w:t>Standardized output of SMILES representations for library members, facilitating downstream machine-learning workflows.</w:t>
      </w:r>
    </w:p>
    <w:p w14:paraId="5BF05D82" w14:textId="77777777" w:rsidR="00B037EA" w:rsidRDefault="00000000">
      <w:pPr>
        <w:pStyle w:val="BodyText"/>
      </w:pPr>
      <w:r>
        <w:t xml:space="preserve">DELT-Hit explicitly and deliberately exposes intermediate data products and executable scripts, facilitating reproducibility, benchmarking, and integration, which </w:t>
      </w:r>
      <w:r>
        <w:rPr>
          <w:rFonts w:eastAsia="Aptos" w:cs="Aptos"/>
        </w:rPr>
        <w:t>allows users to inspect, adapt, and extend each analysis step.</w:t>
      </w:r>
      <w:r>
        <w:t xml:space="preserve"> This positions DELT-Hit as a complementary alternative for academic and industrial users seeking industrial-scale performance without the constraints of proprietary software.</w:t>
      </w:r>
    </w:p>
    <w:p w14:paraId="2F402230" w14:textId="77777777" w:rsidR="00B037EA" w:rsidRDefault="00000000">
      <w:pPr>
        <w:pStyle w:val="Heading2"/>
      </w:pPr>
      <w:bookmarkStart w:id="17" w:name="introduction"/>
      <w:bookmarkStart w:id="18" w:name="overview-of-the-procedure"/>
      <w:bookmarkEnd w:id="17"/>
      <w:bookmarkEnd w:id="18"/>
      <w:r>
        <w:t>Experimental design</w:t>
      </w:r>
    </w:p>
    <w:p w14:paraId="4A6C5CBC" w14:textId="77777777" w:rsidR="00B037EA" w:rsidRDefault="00000000">
      <w:pPr>
        <w:pStyle w:val="Heading3"/>
      </w:pPr>
      <w:r>
        <w:t>Input requirements</w:t>
      </w:r>
    </w:p>
    <w:p w14:paraId="3A2E7535" w14:textId="77777777" w:rsidR="00B037EA" w:rsidRDefault="00000000">
      <w:pPr>
        <w:pStyle w:val="FirstParagraph"/>
      </w:pPr>
      <w:r>
        <w:t>The DELT-Hit framework processes three primary input categories, each with specific formatting requirements that are described in the following sections in detail:</w:t>
      </w:r>
    </w:p>
    <w:p w14:paraId="23535516" w14:textId="00FCADFC" w:rsidR="00B037EA" w:rsidRDefault="00000000">
      <w:pPr>
        <w:pStyle w:val="BodyText"/>
      </w:pPr>
      <w:r>
        <w:rPr>
          <w:b/>
          <w:bCs/>
        </w:rPr>
        <w:t>(1) Library definition files (.xlsx)</w:t>
      </w:r>
      <w:r>
        <w:t>: Defines building block structures in SMILES format, reaction SM</w:t>
      </w:r>
      <w:r w:rsidR="00B0669C">
        <w:t>IRKS</w:t>
      </w:r>
      <w:r>
        <w:t xml:space="preserve"> templates defining reaction steps, DNA constant sequences, and barcode-to-building block mapping tables. These are typically provided in Excel format with standardized sheet names for automated parsing.</w:t>
      </w:r>
    </w:p>
    <w:p w14:paraId="4EF3F6DF" w14:textId="77777777" w:rsidR="00B037EA" w:rsidRDefault="00000000">
      <w:pPr>
        <w:pStyle w:val="BodyText"/>
      </w:pPr>
      <w:r>
        <w:rPr>
          <w:b/>
          <w:bCs/>
        </w:rPr>
        <w:t>(2) Raw sequencing data (fastq.gz):</w:t>
      </w:r>
      <w:r>
        <w:t xml:space="preserve"> FASTQ files generated by Illumina or compatible sequencing platforms are supported in both compressed and uncompressed formats.</w:t>
      </w:r>
    </w:p>
    <w:p w14:paraId="0052A69A" w14:textId="77777777" w:rsidR="00B037EA" w:rsidRDefault="00000000">
      <w:pPr>
        <w:pStyle w:val="BodyText"/>
      </w:pPr>
      <w:r>
        <w:rPr>
          <w:b/>
          <w:bCs/>
        </w:rPr>
        <w:lastRenderedPageBreak/>
        <w:t>(3) Experimental metadata (.</w:t>
      </w:r>
      <w:proofErr w:type="spellStart"/>
      <w:r>
        <w:rPr>
          <w:b/>
          <w:bCs/>
        </w:rPr>
        <w:t>yaml</w:t>
      </w:r>
      <w:proofErr w:type="spellEnd"/>
      <w:r>
        <w:rPr>
          <w:b/>
          <w:bCs/>
        </w:rPr>
        <w:t>)</w:t>
      </w:r>
      <w:r>
        <w:t>: Selection condition specifications including target proteins, control experiments, and replicate groupings. This information defines the statistical comparisons and quality control parameters for downstream analysis.</w:t>
      </w:r>
    </w:p>
    <w:p w14:paraId="7DCE1066" w14:textId="77777777" w:rsidR="00B037EA" w:rsidRDefault="00000000">
      <w:pPr>
        <w:pStyle w:val="Heading3"/>
      </w:pPr>
      <w:bookmarkStart w:id="19" w:name="input-requirements"/>
      <w:bookmarkEnd w:id="19"/>
      <w:r>
        <w:t>Library architecture considerations</w:t>
      </w:r>
    </w:p>
    <w:p w14:paraId="65580A92" w14:textId="77777777" w:rsidR="00B037EA" w:rsidRDefault="00000000">
      <w:pPr>
        <w:pStyle w:val="FirstParagraph"/>
      </w:pPr>
      <w:r>
        <w:t>DELT-Hit supports diverse library architectures with flexible configuration options:</w:t>
      </w:r>
    </w:p>
    <w:p w14:paraId="7D9A724E" w14:textId="77777777" w:rsidR="00B037EA" w:rsidRDefault="00000000">
      <w:pPr>
        <w:pStyle w:val="FirstParagraph"/>
      </w:pPr>
      <w:r>
        <w:rPr>
          <w:b/>
          <w:bCs/>
        </w:rPr>
        <w:t>Single display libraries</w:t>
      </w:r>
      <w:r>
        <w:t>: Linear synthetic schemes where DNA tags are appended after each reaction cycle, suitable for most academic and industrial applications and focused screening campaigns.</w:t>
      </w:r>
    </w:p>
    <w:p w14:paraId="2920106D" w14:textId="77777777" w:rsidR="00B037EA" w:rsidRDefault="00000000">
      <w:pPr>
        <w:pStyle w:val="BodyText"/>
      </w:pPr>
      <w:r>
        <w:rPr>
          <w:b/>
          <w:bCs/>
        </w:rPr>
        <w:t>Dual display libraries</w:t>
      </w:r>
      <w:r>
        <w:t>: Architectures where compounds are displayed on both complementary DNA strands, enabling higher diversity and more specialized DEL applications.</w:t>
      </w:r>
    </w:p>
    <w:p w14:paraId="4E22E343" w14:textId="77777777" w:rsidR="00B037EA" w:rsidRDefault="00000000">
      <w:pPr>
        <w:pStyle w:val="BodyText"/>
      </w:pPr>
      <w:r>
        <w:rPr>
          <w:b/>
          <w:bCs/>
        </w:rPr>
        <w:t>Multi-cycle libraries</w:t>
      </w:r>
      <w:r>
        <w:t>: Complex reaction schemes with arbitrary numbers of synthetic steps, branching reactions, and multiple building block incorporation sites.</w:t>
      </w:r>
    </w:p>
    <w:p w14:paraId="2B756DFD" w14:textId="77777777" w:rsidR="00B037EA" w:rsidRDefault="00000000">
      <w:pPr>
        <w:pStyle w:val="BodyText"/>
      </w:pPr>
      <w:r>
        <w:t>The framework automatically validates library architecture consistency and provides warnings for potential issues such as incomplete reaction definitions or missing building blocks.</w:t>
      </w:r>
    </w:p>
    <w:p w14:paraId="530944EC" w14:textId="77777777" w:rsidR="00B037EA" w:rsidRDefault="00000000">
      <w:pPr>
        <w:pStyle w:val="Heading3"/>
      </w:pPr>
      <w:bookmarkStart w:id="20" w:name="library-architecture-considerations"/>
      <w:bookmarkEnd w:id="20"/>
      <w:r>
        <w:t>Library chemistry and reaction definition</w:t>
      </w:r>
    </w:p>
    <w:p w14:paraId="25A5EC8D" w14:textId="428AB753" w:rsidR="00B037EA" w:rsidRDefault="00000000">
      <w:pPr>
        <w:pStyle w:val="BodyText"/>
      </w:pPr>
      <w:r>
        <w:t>Reaction cycles used during library construction are specified using standardized reaction SM</w:t>
      </w:r>
      <w:r w:rsidR="00B0669C">
        <w:t>IRKS</w:t>
      </w:r>
      <w:r>
        <w:t xml:space="preserve"> notation provided via structured Excel configuration files. DELT-Hit translates these definitions into an explicit reaction graph that supports arbitrary reaction sequences, branching synthetic pathways, and multi-step transformations.</w:t>
      </w:r>
    </w:p>
    <w:p w14:paraId="69709664" w14:textId="77777777" w:rsidR="00B037EA" w:rsidRDefault="00000000">
      <w:pPr>
        <w:pStyle w:val="BodyText"/>
      </w:pPr>
      <w:r>
        <w:t>DELT-Hit accommodates libraries of varying complexity, including architectures with multiple reaction cycles, provided that each synthetic route resolves to a single, well-defined final product, consistent with best practices for high-quality DNA-encoded libraries. Libraries employing non-standard reaction schemes, unconventional building block representations, or complex precursor handling may require additional customization and validation.</w:t>
      </w:r>
    </w:p>
    <w:p w14:paraId="1F466ADF" w14:textId="00D0CBEE" w:rsidR="00B037EA" w:rsidRDefault="00000000">
      <w:pPr>
        <w:pStyle w:val="BodyText"/>
      </w:pPr>
      <w:r>
        <w:t>The library enumeration process critically depends on accurate specification of reaction schemes through SM</w:t>
      </w:r>
      <w:r w:rsidR="00B0669C">
        <w:t>IRKS</w:t>
      </w:r>
      <w:r>
        <w:t xml:space="preserve"> definition. Although DELT-Hit supplies validated templates for commonly used DEL reactions, library-specific adaptations often necessitate advanced cheminformatics expertise to ensure chemically correct product formation and reliable structure reconstruction.</w:t>
      </w:r>
    </w:p>
    <w:p w14:paraId="1D5C07B5" w14:textId="77777777" w:rsidR="000D2C5F" w:rsidRDefault="000D2C5F">
      <w:pPr>
        <w:pStyle w:val="BodyText"/>
      </w:pPr>
    </w:p>
    <w:p w14:paraId="1A3A6460" w14:textId="77777777" w:rsidR="000D2C5F" w:rsidRDefault="000D2C5F">
      <w:pPr>
        <w:pStyle w:val="BodyText"/>
      </w:pPr>
    </w:p>
    <w:p w14:paraId="6B7EC01B" w14:textId="77777777" w:rsidR="00B037EA" w:rsidRDefault="00000000">
      <w:pPr>
        <w:pStyle w:val="Heading3"/>
      </w:pPr>
      <w:bookmarkStart w:id="21" w:name="X2cef6e60534e65075faa0785115402f7d968eda"/>
      <w:bookmarkEnd w:id="21"/>
      <w:r>
        <w:lastRenderedPageBreak/>
        <w:t>Quality control parameters</w:t>
      </w:r>
    </w:p>
    <w:p w14:paraId="789CB681" w14:textId="77777777" w:rsidR="00B037EA" w:rsidRDefault="00000000">
      <w:pPr>
        <w:pStyle w:val="FirstParagraph"/>
      </w:pPr>
      <w:r>
        <w:t>DELT-Hit monitors comprehensive quality metrics throughout the analysis workflow:</w:t>
      </w:r>
    </w:p>
    <w:p w14:paraId="2F1265E1" w14:textId="77777777" w:rsidR="00B037EA" w:rsidRDefault="00000000">
      <w:pPr>
        <w:pStyle w:val="BodyText"/>
        <w:numPr>
          <w:ilvl w:val="0"/>
          <w:numId w:val="6"/>
        </w:numPr>
      </w:pPr>
      <w:r>
        <w:rPr>
          <w:b/>
          <w:bCs/>
        </w:rPr>
        <w:t>Demultiplexing efficiency</w:t>
      </w:r>
      <w:r>
        <w:t>: Percentage of sequencing reads successfully assigned to valid barcode combinations, typically &gt;70% for high-quality datasets.</w:t>
      </w:r>
    </w:p>
    <w:p w14:paraId="6FDB3BAE" w14:textId="77777777" w:rsidR="00B037EA" w:rsidRDefault="00000000">
      <w:pPr>
        <w:pStyle w:val="BodyText"/>
        <w:numPr>
          <w:ilvl w:val="0"/>
          <w:numId w:val="5"/>
        </w:numPr>
      </w:pPr>
      <w:r>
        <w:rPr>
          <w:b/>
          <w:bCs/>
        </w:rPr>
        <w:t>Barcode recovery rates</w:t>
      </w:r>
      <w:r>
        <w:t>: Coverage of each barcode to identify abnormalities in the demultiplexing.</w:t>
      </w:r>
    </w:p>
    <w:p w14:paraId="488D8556" w14:textId="77777777" w:rsidR="00B037EA" w:rsidRDefault="00000000">
      <w:pPr>
        <w:pStyle w:val="BodyText"/>
        <w:numPr>
          <w:ilvl w:val="0"/>
          <w:numId w:val="4"/>
        </w:numPr>
      </w:pPr>
      <w:r>
        <w:rPr>
          <w:b/>
          <w:bCs/>
        </w:rPr>
        <w:t>Statistical significance assessment</w:t>
      </w:r>
      <w:r>
        <w:t>: Multiple testing correction and false discovery rate control using established RNA-seq analysis methodologies.</w:t>
      </w:r>
    </w:p>
    <w:p w14:paraId="78410922" w14:textId="77777777" w:rsidR="00B037EA" w:rsidRDefault="00000000">
      <w:pPr>
        <w:pStyle w:val="BodyText"/>
        <w:numPr>
          <w:ilvl w:val="0"/>
          <w:numId w:val="3"/>
        </w:numPr>
      </w:pPr>
      <w:r>
        <w:rPr>
          <w:b/>
          <w:bCs/>
        </w:rPr>
        <w:t>Replicate consistency</w:t>
      </w:r>
      <w:r>
        <w:t>: Correlation analysis across biological and technical replicates.</w:t>
      </w:r>
    </w:p>
    <w:p w14:paraId="10948711" w14:textId="715C28C9" w:rsidR="000D2C5F" w:rsidRDefault="00000000" w:rsidP="000D2C5F">
      <w:pPr>
        <w:pStyle w:val="BodyText"/>
        <w:numPr>
          <w:ilvl w:val="0"/>
          <w:numId w:val="2"/>
        </w:numPr>
      </w:pPr>
      <w:r>
        <w:rPr>
          <w:b/>
          <w:bCs/>
        </w:rPr>
        <w:t>Chemical reaction validation</w:t>
      </w:r>
      <w:r>
        <w:t>: Strict requirements on reaction products.</w:t>
      </w:r>
      <w:r w:rsidR="000D2C5F">
        <w:br/>
      </w:r>
    </w:p>
    <w:p w14:paraId="44D1CF94" w14:textId="77777777" w:rsidR="00B037EA" w:rsidRDefault="00000000">
      <w:r>
        <w:rPr>
          <w:noProof/>
        </w:rPr>
        <mc:AlternateContent>
          <mc:Choice Requires="wps">
            <w:drawing>
              <wp:inline distT="0" distB="0" distL="0" distR="0" wp14:anchorId="39037813" wp14:editId="5522396F">
                <wp:extent cx="5943600" cy="635"/>
                <wp:effectExtent l="0" t="0" r="0" b="0"/>
                <wp:docPr id="2" name="Rectangle 2"/>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14:paraId="494F0B74" w14:textId="77777777" w:rsidR="000D2C5F" w:rsidRDefault="000D2C5F">
      <w:pPr>
        <w:pStyle w:val="Heading2"/>
      </w:pPr>
      <w:bookmarkStart w:id="22" w:name="experimental-design"/>
      <w:bookmarkStart w:id="23" w:name="quality-control-parameters"/>
      <w:bookmarkEnd w:id="22"/>
      <w:bookmarkEnd w:id="23"/>
    </w:p>
    <w:p w14:paraId="40153CB4" w14:textId="4D296D33" w:rsidR="00B037EA" w:rsidRDefault="00000000">
      <w:pPr>
        <w:pStyle w:val="Heading2"/>
      </w:pPr>
      <w:r>
        <w:t>Materials</w:t>
      </w:r>
    </w:p>
    <w:p w14:paraId="09C69A5D" w14:textId="77777777" w:rsidR="00B037EA" w:rsidRDefault="00000000">
      <w:pPr>
        <w:pStyle w:val="Heading3"/>
      </w:pPr>
      <w:r>
        <w:t>Equipment</w:t>
      </w:r>
    </w:p>
    <w:p w14:paraId="231C9484" w14:textId="77777777" w:rsidR="00B037EA" w:rsidRDefault="00000000">
      <w:pPr>
        <w:pStyle w:val="FirstParagraph"/>
      </w:pPr>
      <w:r>
        <w:t>Computing hardware:</w:t>
      </w:r>
    </w:p>
    <w:p w14:paraId="1A7A3E4F" w14:textId="77777777" w:rsidR="00B037EA" w:rsidRDefault="00000000" w:rsidP="0079700F">
      <w:pPr>
        <w:pStyle w:val="Compact"/>
        <w:numPr>
          <w:ilvl w:val="0"/>
          <w:numId w:val="22"/>
        </w:numPr>
      </w:pPr>
      <w:r>
        <w:t>Minimum configuration: 8 GB RAM, 8 CPU cores, 50 GB available storage</w:t>
      </w:r>
    </w:p>
    <w:p w14:paraId="5EB51292" w14:textId="77777777" w:rsidR="00B037EA" w:rsidRDefault="00000000" w:rsidP="0079700F">
      <w:pPr>
        <w:pStyle w:val="Compact"/>
        <w:numPr>
          <w:ilvl w:val="0"/>
          <w:numId w:val="23"/>
        </w:numPr>
      </w:pPr>
      <w:r>
        <w:t>Recommended configuration: 32 GB RAM, 16 CPU cores, 100 GB available storage</w:t>
      </w:r>
    </w:p>
    <w:p w14:paraId="63965BE1" w14:textId="77777777" w:rsidR="00B037EA" w:rsidRDefault="00000000" w:rsidP="0079700F">
      <w:pPr>
        <w:pStyle w:val="Compact"/>
        <w:numPr>
          <w:ilvl w:val="0"/>
          <w:numId w:val="24"/>
        </w:numPr>
      </w:pPr>
      <w:r>
        <w:t>High-performance setup: 64 GB RAM, 32 CPU cores, 250 GB SSD storage</w:t>
      </w:r>
    </w:p>
    <w:p w14:paraId="1A4FB5B6" w14:textId="77777777" w:rsidR="00B037EA" w:rsidRDefault="00000000">
      <w:pPr>
        <w:pStyle w:val="FirstParagraph"/>
      </w:pPr>
      <w:r>
        <w:t>Operating systems:</w:t>
      </w:r>
    </w:p>
    <w:p w14:paraId="7EFABAF7" w14:textId="77777777" w:rsidR="00B037EA" w:rsidRDefault="00000000" w:rsidP="0079700F">
      <w:pPr>
        <w:pStyle w:val="Compact"/>
        <w:numPr>
          <w:ilvl w:val="0"/>
          <w:numId w:val="25"/>
        </w:numPr>
      </w:pPr>
      <w:r>
        <w:t>Linux (Ubuntu 20.04+)</w:t>
      </w:r>
    </w:p>
    <w:p w14:paraId="73E38A3E" w14:textId="77777777" w:rsidR="00B037EA" w:rsidRDefault="00000000" w:rsidP="0079700F">
      <w:pPr>
        <w:pStyle w:val="Compact"/>
        <w:numPr>
          <w:ilvl w:val="0"/>
          <w:numId w:val="26"/>
        </w:numPr>
      </w:pPr>
      <w:r>
        <w:t>macOS (12.0+)</w:t>
      </w:r>
    </w:p>
    <w:p w14:paraId="7B3B57BE" w14:textId="77777777" w:rsidR="00B037EA" w:rsidRDefault="00000000" w:rsidP="0079700F">
      <w:pPr>
        <w:pStyle w:val="Compact"/>
        <w:numPr>
          <w:ilvl w:val="0"/>
          <w:numId w:val="27"/>
        </w:numPr>
      </w:pPr>
      <w:r>
        <w:t>Windows 10/11 (with Windows Subsystem for Linux recommended)</w:t>
      </w:r>
    </w:p>
    <w:p w14:paraId="2EA21188" w14:textId="77777777" w:rsidR="00B037EA" w:rsidRDefault="00000000">
      <w:pPr>
        <w:pStyle w:val="Heading3"/>
      </w:pPr>
      <w:bookmarkStart w:id="24" w:name="equipment"/>
      <w:bookmarkEnd w:id="24"/>
      <w:r>
        <w:t>Software dependencies</w:t>
      </w:r>
    </w:p>
    <w:p w14:paraId="1A874B7A" w14:textId="77777777" w:rsidR="00B037EA" w:rsidRDefault="00000000">
      <w:pPr>
        <w:pStyle w:val="FirstParagraph"/>
      </w:pPr>
      <w:r>
        <w:t>Core requirements:</w:t>
      </w:r>
    </w:p>
    <w:p w14:paraId="53673C38" w14:textId="77777777" w:rsidR="00B037EA" w:rsidRDefault="00000000" w:rsidP="0079700F">
      <w:pPr>
        <w:pStyle w:val="Compact"/>
        <w:numPr>
          <w:ilvl w:val="0"/>
          <w:numId w:val="28"/>
        </w:numPr>
      </w:pPr>
      <w:r>
        <w:t>Python 3.12 or higher with pip package manager</w:t>
      </w:r>
    </w:p>
    <w:p w14:paraId="3A7E1353" w14:textId="77777777" w:rsidR="00B037EA" w:rsidRDefault="00000000" w:rsidP="0079700F">
      <w:pPr>
        <w:pStyle w:val="Compact"/>
        <w:numPr>
          <w:ilvl w:val="0"/>
          <w:numId w:val="29"/>
        </w:numPr>
        <w:rPr>
          <w:lang w:val="it-CH"/>
        </w:rPr>
      </w:pPr>
      <w:r>
        <w:rPr>
          <w:lang w:val="it-CH"/>
        </w:rPr>
        <w:t>Conda package manager (Miniconda or Anaconda)</w:t>
      </w:r>
    </w:p>
    <w:p w14:paraId="11B82EF9" w14:textId="77777777" w:rsidR="00B037EA" w:rsidRDefault="00000000" w:rsidP="0079700F">
      <w:pPr>
        <w:pStyle w:val="Compact"/>
        <w:numPr>
          <w:ilvl w:val="0"/>
          <w:numId w:val="30"/>
        </w:numPr>
      </w:pPr>
      <w:r>
        <w:t>R statistical computing environment (version 4.1+)</w:t>
      </w:r>
    </w:p>
    <w:p w14:paraId="61EEB56F" w14:textId="77777777" w:rsidR="00B037EA" w:rsidRDefault="00000000" w:rsidP="0079700F">
      <w:pPr>
        <w:pStyle w:val="Compact"/>
        <w:numPr>
          <w:ilvl w:val="0"/>
          <w:numId w:val="31"/>
        </w:numPr>
      </w:pPr>
      <w:r>
        <w:t>Git version control system (version 2.0+)</w:t>
      </w:r>
    </w:p>
    <w:p w14:paraId="1DB35F42" w14:textId="77777777" w:rsidR="00B037EA" w:rsidRDefault="00000000">
      <w:pPr>
        <w:pStyle w:val="FirstParagraph"/>
      </w:pPr>
      <w:r>
        <w:rPr>
          <w:b/>
          <w:bCs/>
        </w:rPr>
        <w:lastRenderedPageBreak/>
        <w:t>Python packages</w:t>
      </w:r>
      <w:r>
        <w:t xml:space="preserve"> (automatically installed):</w:t>
      </w:r>
    </w:p>
    <w:p w14:paraId="055A2B17" w14:textId="77777777" w:rsidR="00B037EA" w:rsidRDefault="00000000" w:rsidP="0079700F">
      <w:pPr>
        <w:pStyle w:val="Compact"/>
        <w:numPr>
          <w:ilvl w:val="0"/>
          <w:numId w:val="32"/>
        </w:numPr>
      </w:pPr>
      <w:proofErr w:type="spellStart"/>
      <w:r>
        <w:t>cutadapt</w:t>
      </w:r>
      <w:proofErr w:type="spellEnd"/>
      <w:r>
        <w:t xml:space="preserve"> (4.9+): Sequence adapter trimming and demultiplexing</w:t>
      </w:r>
    </w:p>
    <w:p w14:paraId="6F33C919" w14:textId="77777777" w:rsidR="00B037EA" w:rsidRDefault="00000000" w:rsidP="0079700F">
      <w:pPr>
        <w:pStyle w:val="Compact"/>
        <w:numPr>
          <w:ilvl w:val="0"/>
          <w:numId w:val="33"/>
        </w:numPr>
      </w:pPr>
      <w:proofErr w:type="spellStart"/>
      <w:r>
        <w:t>rdkit</w:t>
      </w:r>
      <w:proofErr w:type="spellEnd"/>
      <w:r>
        <w:t xml:space="preserve"> (2024.3+): Chemical structure processing and property calculation</w:t>
      </w:r>
    </w:p>
    <w:p w14:paraId="30B6C9AE" w14:textId="77777777" w:rsidR="00B037EA" w:rsidRDefault="00000000" w:rsidP="0079700F">
      <w:pPr>
        <w:pStyle w:val="Compact"/>
        <w:numPr>
          <w:ilvl w:val="0"/>
          <w:numId w:val="34"/>
        </w:numPr>
      </w:pPr>
      <w:r>
        <w:t>pandas (2.2+): Data manipulation and statistical analysis</w:t>
      </w:r>
    </w:p>
    <w:p w14:paraId="6F63ECF4" w14:textId="77777777" w:rsidR="00B037EA" w:rsidRDefault="00000000" w:rsidP="0079700F">
      <w:pPr>
        <w:pStyle w:val="Compact"/>
        <w:numPr>
          <w:ilvl w:val="0"/>
          <w:numId w:val="35"/>
        </w:numPr>
      </w:pPr>
      <w:proofErr w:type="spellStart"/>
      <w:r>
        <w:t>numpy</w:t>
      </w:r>
      <w:proofErr w:type="spellEnd"/>
      <w:r>
        <w:t xml:space="preserve"> (1.24+): Numerical computing and array operations</w:t>
      </w:r>
    </w:p>
    <w:p w14:paraId="67863730" w14:textId="77777777" w:rsidR="00B037EA" w:rsidRDefault="00000000" w:rsidP="0079700F">
      <w:pPr>
        <w:pStyle w:val="Compact"/>
        <w:numPr>
          <w:ilvl w:val="0"/>
          <w:numId w:val="36"/>
        </w:numPr>
      </w:pPr>
      <w:r>
        <w:t>matplotlib/seaborn: Data visualization and publication-quality plotting</w:t>
      </w:r>
    </w:p>
    <w:p w14:paraId="23001185" w14:textId="77777777" w:rsidR="00B037EA" w:rsidRDefault="00000000" w:rsidP="0079700F">
      <w:pPr>
        <w:pStyle w:val="Compact"/>
        <w:numPr>
          <w:ilvl w:val="0"/>
          <w:numId w:val="37"/>
        </w:numPr>
      </w:pPr>
      <w:proofErr w:type="spellStart"/>
      <w:r>
        <w:t>plotly</w:t>
      </w:r>
      <w:proofErr w:type="spellEnd"/>
      <w:r>
        <w:t>: Interactive visualization and dashboard components</w:t>
      </w:r>
    </w:p>
    <w:p w14:paraId="54ACD011" w14:textId="77777777" w:rsidR="00B037EA" w:rsidRDefault="00000000" w:rsidP="0079700F">
      <w:pPr>
        <w:pStyle w:val="Compact"/>
        <w:numPr>
          <w:ilvl w:val="0"/>
          <w:numId w:val="38"/>
        </w:numPr>
      </w:pPr>
      <w:proofErr w:type="spellStart"/>
      <w:r>
        <w:t>scipy</w:t>
      </w:r>
      <w:proofErr w:type="spellEnd"/>
      <w:r>
        <w:t xml:space="preserve"> (1.10+): Statistical functions and optimization algorithms</w:t>
      </w:r>
    </w:p>
    <w:p w14:paraId="04B6F139" w14:textId="77777777" w:rsidR="00B037EA" w:rsidRDefault="00000000">
      <w:pPr>
        <w:pStyle w:val="FirstParagraph"/>
      </w:pPr>
      <w:r>
        <w:rPr>
          <w:b/>
          <w:bCs/>
        </w:rPr>
        <w:t>R packages</w:t>
      </w:r>
      <w:r>
        <w:t xml:space="preserve"> (manual installation required):</w:t>
      </w:r>
    </w:p>
    <w:p w14:paraId="7950D166" w14:textId="77777777" w:rsidR="00B037EA" w:rsidRDefault="00000000" w:rsidP="0079700F">
      <w:pPr>
        <w:pStyle w:val="Compact"/>
        <w:numPr>
          <w:ilvl w:val="0"/>
          <w:numId w:val="39"/>
        </w:numPr>
      </w:pPr>
      <w:proofErr w:type="spellStart"/>
      <w:r>
        <w:t>edgeR</w:t>
      </w:r>
      <w:proofErr w:type="spellEnd"/>
      <w:r>
        <w:t>: Differential expression analysis adapted for count data</w:t>
      </w:r>
    </w:p>
    <w:p w14:paraId="2C7E3103" w14:textId="77777777" w:rsidR="00B037EA" w:rsidRDefault="00000000" w:rsidP="0079700F">
      <w:pPr>
        <w:pStyle w:val="Compact"/>
        <w:numPr>
          <w:ilvl w:val="0"/>
          <w:numId w:val="40"/>
        </w:numPr>
      </w:pPr>
      <w:proofErr w:type="spellStart"/>
      <w:r>
        <w:t>limma</w:t>
      </w:r>
      <w:proofErr w:type="spellEnd"/>
      <w:r>
        <w:t>: Linear modeling and empirical Bayes statistics</w:t>
      </w:r>
    </w:p>
    <w:p w14:paraId="002B1CC8" w14:textId="77777777" w:rsidR="00B037EA" w:rsidRDefault="00000000" w:rsidP="0079700F">
      <w:pPr>
        <w:pStyle w:val="Compact"/>
        <w:numPr>
          <w:ilvl w:val="0"/>
          <w:numId w:val="41"/>
        </w:numPr>
      </w:pPr>
      <w:proofErr w:type="spellStart"/>
      <w:r>
        <w:t>tidyverse</w:t>
      </w:r>
      <w:proofErr w:type="spellEnd"/>
      <w:r>
        <w:t>: Data manipulation and visualization tools</w:t>
      </w:r>
    </w:p>
    <w:p w14:paraId="10FBCC39" w14:textId="77777777" w:rsidR="00B037EA" w:rsidRDefault="00000000" w:rsidP="0079700F">
      <w:pPr>
        <w:pStyle w:val="Compact"/>
        <w:numPr>
          <w:ilvl w:val="0"/>
          <w:numId w:val="42"/>
        </w:numPr>
      </w:pPr>
      <w:proofErr w:type="spellStart"/>
      <w:r>
        <w:t>GGally</w:t>
      </w:r>
      <w:proofErr w:type="spellEnd"/>
      <w:r>
        <w:t>: Extension to ggplot2 for correlation matrices</w:t>
      </w:r>
    </w:p>
    <w:p w14:paraId="26D65697" w14:textId="77777777" w:rsidR="00B037EA" w:rsidRDefault="00000000" w:rsidP="0079700F">
      <w:pPr>
        <w:pStyle w:val="Compact"/>
        <w:numPr>
          <w:ilvl w:val="0"/>
          <w:numId w:val="43"/>
        </w:numPr>
      </w:pPr>
      <w:proofErr w:type="spellStart"/>
      <w:r>
        <w:t>BiocManager</w:t>
      </w:r>
      <w:proofErr w:type="spellEnd"/>
      <w:r>
        <w:t>: Bioconductor package management</w:t>
      </w:r>
    </w:p>
    <w:p w14:paraId="725BA424" w14:textId="77777777" w:rsidR="000D2C5F" w:rsidRDefault="000D2C5F">
      <w:pPr>
        <w:pStyle w:val="Heading3"/>
      </w:pPr>
      <w:bookmarkStart w:id="25" w:name="software-dependencies"/>
      <w:bookmarkEnd w:id="25"/>
    </w:p>
    <w:p w14:paraId="07C4A353" w14:textId="77E6F541" w:rsidR="00B037EA" w:rsidRDefault="00000000">
      <w:pPr>
        <w:pStyle w:val="Heading3"/>
      </w:pPr>
      <w:r>
        <w:t>Input file preparation</w:t>
      </w:r>
    </w:p>
    <w:p w14:paraId="1DBA633F" w14:textId="77777777" w:rsidR="00B037EA" w:rsidRDefault="00000000">
      <w:pPr>
        <w:pStyle w:val="FirstParagraph"/>
      </w:pPr>
      <w:r>
        <w:t>Required input files:</w:t>
      </w:r>
    </w:p>
    <w:p w14:paraId="127E354A" w14:textId="77777777" w:rsidR="00B037EA" w:rsidRDefault="00000000">
      <w:pPr>
        <w:pStyle w:val="figure-caption"/>
      </w:pPr>
      <w:r>
        <w:rPr>
          <w:b/>
          <w:bCs/>
        </w:rPr>
        <w:t>Table 1</w:t>
      </w:r>
      <w:r>
        <w:t xml:space="preserve"> | Input file specifications and sources</w:t>
      </w:r>
    </w:p>
    <w:tbl>
      <w:tblPr>
        <w:tblStyle w:val="GridTable1Light"/>
        <w:tblW w:w="5000" w:type="pct"/>
        <w:tblLayout w:type="fixed"/>
        <w:tblLook w:val="0020" w:firstRow="1" w:lastRow="0" w:firstColumn="0" w:lastColumn="0" w:noHBand="0" w:noVBand="0"/>
      </w:tblPr>
      <w:tblGrid>
        <w:gridCol w:w="1894"/>
        <w:gridCol w:w="1713"/>
        <w:gridCol w:w="3950"/>
        <w:gridCol w:w="1793"/>
      </w:tblGrid>
      <w:tr w:rsidR="00B037EA" w14:paraId="28A003BC" w14:textId="77777777" w:rsidTr="00B037EA">
        <w:trPr>
          <w:cnfStyle w:val="100000000000" w:firstRow="1" w:lastRow="0" w:firstColumn="0" w:lastColumn="0" w:oddVBand="0" w:evenVBand="0" w:oddHBand="0" w:evenHBand="0" w:firstRowFirstColumn="0" w:firstRowLastColumn="0" w:lastRowFirstColumn="0" w:lastRowLastColumn="0"/>
        </w:trPr>
        <w:tc>
          <w:tcPr>
            <w:tcW w:w="1895" w:type="dxa"/>
            <w:tcBorders>
              <w:bottom w:val="single" w:sz="12" w:space="0" w:color="666666"/>
            </w:tcBorders>
          </w:tcPr>
          <w:p w14:paraId="0ECF23B7" w14:textId="77777777" w:rsidR="00B037EA" w:rsidRDefault="00000000">
            <w:pPr>
              <w:pStyle w:val="Compact"/>
            </w:pPr>
            <w:r>
              <w:t>File Type</w:t>
            </w:r>
          </w:p>
        </w:tc>
        <w:tc>
          <w:tcPr>
            <w:tcW w:w="1715" w:type="dxa"/>
            <w:tcBorders>
              <w:bottom w:val="single" w:sz="12" w:space="0" w:color="666666"/>
            </w:tcBorders>
          </w:tcPr>
          <w:p w14:paraId="3B99D010" w14:textId="77777777" w:rsidR="00B037EA" w:rsidRDefault="00000000">
            <w:pPr>
              <w:pStyle w:val="Compact"/>
            </w:pPr>
            <w:r>
              <w:t>Format</w:t>
            </w:r>
          </w:p>
        </w:tc>
        <w:tc>
          <w:tcPr>
            <w:tcW w:w="3954" w:type="dxa"/>
            <w:tcBorders>
              <w:bottom w:val="single" w:sz="12" w:space="0" w:color="666666"/>
            </w:tcBorders>
          </w:tcPr>
          <w:p w14:paraId="16CFD294" w14:textId="77777777" w:rsidR="00B037EA" w:rsidRDefault="00000000">
            <w:pPr>
              <w:pStyle w:val="Compact"/>
            </w:pPr>
            <w:r>
              <w:t>Description</w:t>
            </w:r>
          </w:p>
        </w:tc>
        <w:tc>
          <w:tcPr>
            <w:tcW w:w="1795" w:type="dxa"/>
            <w:tcBorders>
              <w:bottom w:val="single" w:sz="12" w:space="0" w:color="666666"/>
            </w:tcBorders>
          </w:tcPr>
          <w:p w14:paraId="3DCE264C" w14:textId="77777777" w:rsidR="00B037EA" w:rsidRDefault="00000000">
            <w:pPr>
              <w:pStyle w:val="Compact"/>
            </w:pPr>
            <w:r>
              <w:t>Example Source</w:t>
            </w:r>
          </w:p>
        </w:tc>
      </w:tr>
      <w:tr w:rsidR="00B037EA" w14:paraId="5BF4171B" w14:textId="77777777" w:rsidTr="00B037EA">
        <w:tc>
          <w:tcPr>
            <w:tcW w:w="1895" w:type="dxa"/>
          </w:tcPr>
          <w:p w14:paraId="1DBBF9C6" w14:textId="77777777" w:rsidR="00B037EA" w:rsidRDefault="00000000">
            <w:pPr>
              <w:pStyle w:val="Compact"/>
            </w:pPr>
            <w:r>
              <w:t>Campaign definition</w:t>
            </w:r>
          </w:p>
        </w:tc>
        <w:tc>
          <w:tcPr>
            <w:tcW w:w="1715" w:type="dxa"/>
          </w:tcPr>
          <w:p w14:paraId="4F69D66E" w14:textId="77777777" w:rsidR="00B037EA" w:rsidRDefault="00000000">
            <w:pPr>
              <w:pStyle w:val="Compact"/>
            </w:pPr>
            <w:r>
              <w:t>Excel (.xlsx)</w:t>
            </w:r>
          </w:p>
        </w:tc>
        <w:tc>
          <w:tcPr>
            <w:tcW w:w="3954" w:type="dxa"/>
          </w:tcPr>
          <w:p w14:paraId="2A5407F7" w14:textId="77777777" w:rsidR="00B037EA" w:rsidRDefault="00000000">
            <w:pPr>
              <w:pStyle w:val="Compact"/>
            </w:pPr>
            <w:r>
              <w:t>Selection conditions, building blocks, reactions, constants</w:t>
            </w:r>
          </w:p>
        </w:tc>
        <w:tc>
          <w:tcPr>
            <w:tcW w:w="1795" w:type="dxa"/>
          </w:tcPr>
          <w:p w14:paraId="74C24593" w14:textId="77777777" w:rsidR="00B037EA" w:rsidRDefault="00000000">
            <w:pPr>
              <w:pStyle w:val="Compact"/>
            </w:pPr>
            <w:r>
              <w:t>Laboratory records</w:t>
            </w:r>
          </w:p>
        </w:tc>
      </w:tr>
      <w:tr w:rsidR="00B037EA" w14:paraId="33662DBE" w14:textId="77777777" w:rsidTr="00B037EA">
        <w:tc>
          <w:tcPr>
            <w:tcW w:w="1895" w:type="dxa"/>
          </w:tcPr>
          <w:p w14:paraId="3E2746A4" w14:textId="77777777" w:rsidR="00B037EA" w:rsidRDefault="00000000">
            <w:pPr>
              <w:pStyle w:val="Compact"/>
            </w:pPr>
            <w:r>
              <w:t>Sequencing data</w:t>
            </w:r>
          </w:p>
        </w:tc>
        <w:tc>
          <w:tcPr>
            <w:tcW w:w="1715" w:type="dxa"/>
          </w:tcPr>
          <w:p w14:paraId="03CDE7A2" w14:textId="77777777" w:rsidR="00B037EA" w:rsidRDefault="00000000">
            <w:pPr>
              <w:pStyle w:val="Compact"/>
            </w:pPr>
            <w:r>
              <w:t xml:space="preserve">FASTQ </w:t>
            </w:r>
            <w:proofErr w:type="gramStart"/>
            <w:r>
              <w:t>(.</w:t>
            </w:r>
            <w:proofErr w:type="spellStart"/>
            <w:r>
              <w:t>fastq</w:t>
            </w:r>
            <w:proofErr w:type="spellEnd"/>
            <w:proofErr w:type="gramEnd"/>
            <w:r>
              <w:t xml:space="preserve"> </w:t>
            </w:r>
            <w:proofErr w:type="gramStart"/>
            <w:r>
              <w:t>/ .</w:t>
            </w:r>
            <w:proofErr w:type="spellStart"/>
            <w:r>
              <w:t>fasta</w:t>
            </w:r>
            <w:proofErr w:type="spellEnd"/>
            <w:proofErr w:type="gramEnd"/>
            <w:r>
              <w:t>)</w:t>
            </w:r>
          </w:p>
        </w:tc>
        <w:tc>
          <w:tcPr>
            <w:tcW w:w="3954" w:type="dxa"/>
          </w:tcPr>
          <w:p w14:paraId="0D3BF477" w14:textId="77777777" w:rsidR="00B037EA" w:rsidRDefault="00000000">
            <w:pPr>
              <w:pStyle w:val="Compact"/>
            </w:pPr>
            <w:r>
              <w:t>Raw sequencing reads</w:t>
            </w:r>
          </w:p>
        </w:tc>
        <w:tc>
          <w:tcPr>
            <w:tcW w:w="1795" w:type="dxa"/>
          </w:tcPr>
          <w:p w14:paraId="501E3F10" w14:textId="77777777" w:rsidR="00B037EA" w:rsidRDefault="00000000">
            <w:pPr>
              <w:pStyle w:val="Compact"/>
            </w:pPr>
            <w:r>
              <w:t>Illumina sequencer</w:t>
            </w:r>
          </w:p>
        </w:tc>
      </w:tr>
      <w:tr w:rsidR="00B037EA" w14:paraId="3246A59A" w14:textId="77777777" w:rsidTr="00B037EA">
        <w:trPr>
          <w:trHeight w:val="300"/>
        </w:trPr>
        <w:tc>
          <w:tcPr>
            <w:tcW w:w="1895" w:type="dxa"/>
          </w:tcPr>
          <w:p w14:paraId="71F59F32" w14:textId="77777777" w:rsidR="00B037EA" w:rsidRDefault="00000000">
            <w:pPr>
              <w:pStyle w:val="Compact"/>
            </w:pPr>
            <w:proofErr w:type="spellStart"/>
            <w:proofErr w:type="gramStart"/>
            <w:r>
              <w:t>analysis.yaml</w:t>
            </w:r>
            <w:proofErr w:type="spellEnd"/>
            <w:proofErr w:type="gramEnd"/>
          </w:p>
        </w:tc>
        <w:tc>
          <w:tcPr>
            <w:tcW w:w="1715" w:type="dxa"/>
          </w:tcPr>
          <w:p w14:paraId="76E944CF" w14:textId="77777777" w:rsidR="00B037EA" w:rsidRDefault="00000000">
            <w:pPr>
              <w:pStyle w:val="Compact"/>
            </w:pPr>
            <w:proofErr w:type="spellStart"/>
            <w:r>
              <w:t>Yaml</w:t>
            </w:r>
            <w:proofErr w:type="spellEnd"/>
            <w:r>
              <w:t xml:space="preserve"> (.</w:t>
            </w:r>
            <w:proofErr w:type="spellStart"/>
            <w:r>
              <w:t>yaml</w:t>
            </w:r>
            <w:proofErr w:type="spellEnd"/>
            <w:r>
              <w:t>)</w:t>
            </w:r>
          </w:p>
        </w:tc>
        <w:tc>
          <w:tcPr>
            <w:tcW w:w="3954" w:type="dxa"/>
          </w:tcPr>
          <w:p w14:paraId="6E01BEF2" w14:textId="77777777" w:rsidR="00B037EA" w:rsidRDefault="00000000">
            <w:pPr>
              <w:pStyle w:val="Compact"/>
            </w:pPr>
            <w:r>
              <w:t xml:space="preserve">Replicates used for hit identification with </w:t>
            </w:r>
            <w:proofErr w:type="spellStart"/>
            <w:r>
              <w:t>edgeR</w:t>
            </w:r>
            <w:proofErr w:type="spellEnd"/>
          </w:p>
        </w:tc>
        <w:tc>
          <w:tcPr>
            <w:tcW w:w="1795" w:type="dxa"/>
          </w:tcPr>
          <w:p w14:paraId="54072C98" w14:textId="77777777" w:rsidR="00B037EA" w:rsidRDefault="00000000">
            <w:pPr>
              <w:pStyle w:val="Compact"/>
            </w:pPr>
            <w:r>
              <w:t>Laboratory records</w:t>
            </w:r>
          </w:p>
        </w:tc>
      </w:tr>
    </w:tbl>
    <w:p w14:paraId="405A489E" w14:textId="77777777" w:rsidR="000D2C5F" w:rsidRDefault="000D2C5F">
      <w:pPr>
        <w:pStyle w:val="BodyText"/>
        <w:rPr>
          <w:b/>
          <w:bCs/>
        </w:rPr>
      </w:pPr>
    </w:p>
    <w:p w14:paraId="471F6379" w14:textId="77777777" w:rsidR="000D2C5F" w:rsidRDefault="000D2C5F">
      <w:pPr>
        <w:pStyle w:val="BodyText"/>
        <w:rPr>
          <w:b/>
          <w:bCs/>
        </w:rPr>
      </w:pPr>
    </w:p>
    <w:p w14:paraId="7016C605" w14:textId="77777777" w:rsidR="000D2C5F" w:rsidRDefault="000D2C5F">
      <w:pPr>
        <w:pStyle w:val="BodyText"/>
        <w:rPr>
          <w:b/>
          <w:bCs/>
        </w:rPr>
      </w:pPr>
    </w:p>
    <w:p w14:paraId="02FB25D4" w14:textId="77777777" w:rsidR="000D2C5F" w:rsidRDefault="000D2C5F">
      <w:pPr>
        <w:pStyle w:val="BodyText"/>
        <w:rPr>
          <w:b/>
          <w:bCs/>
        </w:rPr>
      </w:pPr>
    </w:p>
    <w:p w14:paraId="7833E344" w14:textId="77777777" w:rsidR="000D2C5F" w:rsidRDefault="000D2C5F">
      <w:pPr>
        <w:pStyle w:val="BodyText"/>
        <w:rPr>
          <w:b/>
          <w:bCs/>
        </w:rPr>
      </w:pPr>
    </w:p>
    <w:p w14:paraId="6CC0471A" w14:textId="77777777" w:rsidR="000D2C5F" w:rsidRDefault="000D2C5F">
      <w:pPr>
        <w:pStyle w:val="BodyText"/>
        <w:rPr>
          <w:b/>
          <w:bCs/>
        </w:rPr>
      </w:pPr>
    </w:p>
    <w:p w14:paraId="5B4BCB60" w14:textId="79A291CC" w:rsidR="00B037EA" w:rsidRDefault="00000000">
      <w:pPr>
        <w:pStyle w:val="BodyText"/>
      </w:pPr>
      <w:r>
        <w:rPr>
          <w:b/>
          <w:bCs/>
        </w:rPr>
        <w:lastRenderedPageBreak/>
        <w:t>Example datasets</w:t>
      </w:r>
      <w:r>
        <w:t xml:space="preserve"> (available for download):</w:t>
      </w:r>
    </w:p>
    <w:p w14:paraId="05C61831" w14:textId="56567D81" w:rsidR="00B037EA" w:rsidRDefault="00000000">
      <w:pPr>
        <w:pStyle w:val="BodyText"/>
      </w:pPr>
      <w:r>
        <w:t>The provided example dataset is based on a toy library based on the architecture of a published library</w:t>
      </w:r>
      <w:r w:rsidR="0027158C">
        <w:fldChar w:fldCharType="begin"/>
      </w:r>
      <w:r w:rsidR="00B0669C">
        <w:instrText xml:space="preserve"> ADDIN EN.CITE &lt;EndNote&gt;&lt;Cite&gt;&lt;Author&gt;Bassi&lt;/Author&gt;&lt;Year&gt;2020&lt;/Year&gt;&lt;RecNum&gt;70&lt;/RecNum&gt;&lt;DisplayText&gt;&lt;style face="superscript"&gt;37&lt;/style&gt;&lt;/DisplayText&gt;&lt;record&gt;&lt;rec-number&gt;70&lt;/rec-number&gt;&lt;foreign-keys&gt;&lt;key app="EN" db-id="de525t9t7sxfp8e0ara50srd9fer25ad0pd5" timestamp="1770294206"&gt;70&lt;/key&gt;&lt;/foreign-keys&gt;&lt;ref-type name="Journal Article"&gt;17&lt;/ref-type&gt;&lt;contributors&gt;&lt;authors&gt;&lt;author&gt;Bassi, Gabriele&lt;/author&gt;&lt;author&gt;Favalli, Nicholas&lt;/author&gt;&lt;author&gt;Vuk, Miriam&lt;/author&gt;&lt;author&gt;Catalano, Marco&lt;/author&gt;&lt;author&gt;Martinelli, Adriano&lt;/author&gt;&lt;author&gt;Trenner, Anika&lt;/author&gt;&lt;author&gt;Porro, Antonio&lt;/author&gt;&lt;author&gt;Yang, Su&lt;/author&gt;&lt;author&gt;Tham, Chuin Lean&lt;/author&gt;&lt;author&gt;Moroglu, Mustafa&lt;/author&gt;&lt;author&gt;Yue, Wyatt W.&lt;/author&gt;&lt;author&gt;Conway, Stuart J.&lt;/author&gt;&lt;author&gt;Vogt, Peter K.&lt;/author&gt;&lt;author&gt;Sartori, Alessandro A.&lt;/author&gt;&lt;author&gt;Scheuermann, Jörg&lt;/author&gt;&lt;author&gt;Neri, Dario&lt;/author&gt;&lt;/authors&gt;&lt;/contributors&gt;&lt;titles&gt;&lt;title&gt;A Single-Stranded DNA-Encoded Chemical Library Based on a Stereoisomeric Scaffold Enables Ligand Discovery by Modular Assembly of Building Blocks&lt;/title&gt;&lt;secondary-title&gt;Advanced Science&lt;/secondary-title&gt;&lt;/titles&gt;&lt;periodical&gt;&lt;full-title&gt;Advanced Science&lt;/full-title&gt;&lt;/periodical&gt;&lt;pages&gt;2001970&lt;/pages&gt;&lt;volume&gt;7&lt;/volume&gt;&lt;number&gt;22&lt;/number&gt;&lt;dates&gt;&lt;year&gt;2020&lt;/year&gt;&lt;/dates&gt;&lt;isbn&gt;2198-3844&lt;/isbn&gt;&lt;urls&gt;&lt;related-urls&gt;&lt;url&gt;https://onlinelibrary.wiley.com/doi/abs/10.1002/advs.202001970&lt;/url&gt;&lt;/related-urls&gt;&lt;/urls&gt;&lt;electronic-resource-num&gt;10.1002/advs.202001970&lt;/electronic-resource-num&gt;&lt;/record&gt;&lt;/Cite&gt;&lt;/EndNote&gt;</w:instrText>
      </w:r>
      <w:r w:rsidR="0027158C">
        <w:fldChar w:fldCharType="separate"/>
      </w:r>
      <w:r w:rsidR="00B0669C" w:rsidRPr="00B0669C">
        <w:rPr>
          <w:noProof/>
          <w:vertAlign w:val="superscript"/>
        </w:rPr>
        <w:t>37</w:t>
      </w:r>
      <w:r w:rsidR="0027158C">
        <w:fldChar w:fldCharType="end"/>
      </w:r>
      <w:r>
        <w:t>.</w:t>
      </w:r>
    </w:p>
    <w:p w14:paraId="1B9ABC03" w14:textId="77777777" w:rsidR="00B037EA" w:rsidRDefault="00000000">
      <w:pPr>
        <w:pStyle w:val="figure-caption"/>
        <w:rPr>
          <w:b/>
          <w:bCs/>
        </w:rPr>
      </w:pPr>
      <w:r>
        <w:rPr>
          <w:b/>
          <w:bCs/>
        </w:rPr>
        <w:t>Table 2</w:t>
      </w:r>
      <w:r>
        <w:t xml:space="preserve"> | Tutorial datasets for protocol validation</w:t>
      </w:r>
    </w:p>
    <w:tbl>
      <w:tblPr>
        <w:tblStyle w:val="GridTable1Light"/>
        <w:tblW w:w="9360" w:type="dxa"/>
        <w:tblLayout w:type="fixed"/>
        <w:tblLook w:val="0020" w:firstRow="1" w:lastRow="0" w:firstColumn="0" w:lastColumn="0" w:noHBand="0" w:noVBand="0"/>
      </w:tblPr>
      <w:tblGrid>
        <w:gridCol w:w="2130"/>
        <w:gridCol w:w="5448"/>
        <w:gridCol w:w="1782"/>
      </w:tblGrid>
      <w:tr w:rsidR="00B037EA" w14:paraId="1FADB1DF" w14:textId="77777777" w:rsidTr="00B037EA">
        <w:trPr>
          <w:cnfStyle w:val="100000000000" w:firstRow="1" w:lastRow="0" w:firstColumn="0" w:lastColumn="0" w:oddVBand="0" w:evenVBand="0" w:oddHBand="0" w:evenHBand="0" w:firstRowFirstColumn="0" w:firstRowLastColumn="0" w:lastRowFirstColumn="0" w:lastRowLastColumn="0"/>
        </w:trPr>
        <w:tc>
          <w:tcPr>
            <w:tcW w:w="2130" w:type="dxa"/>
            <w:tcBorders>
              <w:bottom w:val="single" w:sz="12" w:space="0" w:color="666666"/>
            </w:tcBorders>
          </w:tcPr>
          <w:p w14:paraId="1A2B7903" w14:textId="77777777" w:rsidR="00B037EA" w:rsidRDefault="00000000">
            <w:pPr>
              <w:pStyle w:val="Compact"/>
            </w:pPr>
            <w:r>
              <w:t>File</w:t>
            </w:r>
          </w:p>
        </w:tc>
        <w:tc>
          <w:tcPr>
            <w:tcW w:w="5448" w:type="dxa"/>
            <w:tcBorders>
              <w:bottom w:val="single" w:sz="12" w:space="0" w:color="666666"/>
            </w:tcBorders>
          </w:tcPr>
          <w:p w14:paraId="10CE2B3B" w14:textId="77777777" w:rsidR="00B037EA" w:rsidRDefault="00000000">
            <w:pPr>
              <w:pStyle w:val="Compact"/>
            </w:pPr>
            <w:r>
              <w:t>URL</w:t>
            </w:r>
          </w:p>
        </w:tc>
        <w:tc>
          <w:tcPr>
            <w:tcW w:w="1782" w:type="dxa"/>
            <w:tcBorders>
              <w:bottom w:val="single" w:sz="12" w:space="0" w:color="666666"/>
            </w:tcBorders>
          </w:tcPr>
          <w:p w14:paraId="505D2051" w14:textId="77777777" w:rsidR="00B037EA" w:rsidRDefault="00000000">
            <w:pPr>
              <w:pStyle w:val="Compact"/>
            </w:pPr>
            <w:r>
              <w:t>Description</w:t>
            </w:r>
          </w:p>
        </w:tc>
      </w:tr>
      <w:tr w:rsidR="00B037EA" w14:paraId="209F69B1" w14:textId="77777777" w:rsidTr="00B037EA">
        <w:tc>
          <w:tcPr>
            <w:tcW w:w="2130" w:type="dxa"/>
          </w:tcPr>
          <w:p w14:paraId="658D87CF" w14:textId="77777777" w:rsidR="00B037EA" w:rsidRDefault="00000000">
            <w:pPr>
              <w:pStyle w:val="Compact"/>
            </w:pPr>
            <w:r>
              <w:t>campaign.fastq.gz</w:t>
            </w:r>
          </w:p>
        </w:tc>
        <w:tc>
          <w:tcPr>
            <w:tcW w:w="5448" w:type="dxa"/>
          </w:tcPr>
          <w:p w14:paraId="019FFB33" w14:textId="77777777" w:rsidR="00B037EA" w:rsidRDefault="00000000">
            <w:pPr>
              <w:pStyle w:val="Compact"/>
            </w:pPr>
            <w:r>
              <w:t>https://figshare.com/ndownloader/files/61487743</w:t>
            </w:r>
          </w:p>
        </w:tc>
        <w:tc>
          <w:tcPr>
            <w:tcW w:w="1782" w:type="dxa"/>
          </w:tcPr>
          <w:p w14:paraId="717495B0" w14:textId="77777777" w:rsidR="00B037EA" w:rsidRDefault="00000000">
            <w:pPr>
              <w:pStyle w:val="Compact"/>
            </w:pPr>
            <w:r>
              <w:t>Representative screening data</w:t>
            </w:r>
          </w:p>
        </w:tc>
      </w:tr>
      <w:tr w:rsidR="00B037EA" w14:paraId="674325E4" w14:textId="77777777" w:rsidTr="00B037EA">
        <w:tc>
          <w:tcPr>
            <w:tcW w:w="2130" w:type="dxa"/>
          </w:tcPr>
          <w:p w14:paraId="1EA667C5" w14:textId="77777777" w:rsidR="00B037EA" w:rsidRDefault="00000000">
            <w:pPr>
              <w:pStyle w:val="Compact"/>
            </w:pPr>
            <w:r>
              <w:t>template.xlsx</w:t>
            </w:r>
          </w:p>
        </w:tc>
        <w:tc>
          <w:tcPr>
            <w:tcW w:w="5448" w:type="dxa"/>
          </w:tcPr>
          <w:p w14:paraId="70E7BA71" w14:textId="77777777" w:rsidR="00B037EA" w:rsidRDefault="00000000">
            <w:pPr>
              <w:pStyle w:val="Compact"/>
            </w:pPr>
            <w:r>
              <w:t>https://figshare.com/ndownloader/files/61487731</w:t>
            </w:r>
          </w:p>
        </w:tc>
        <w:tc>
          <w:tcPr>
            <w:tcW w:w="1782" w:type="dxa"/>
          </w:tcPr>
          <w:p w14:paraId="04E88501" w14:textId="77777777" w:rsidR="00B037EA" w:rsidRDefault="00000000">
            <w:pPr>
              <w:pStyle w:val="Compact"/>
            </w:pPr>
            <w:r>
              <w:t>Complete library and experimental definitions</w:t>
            </w:r>
          </w:p>
        </w:tc>
      </w:tr>
      <w:tr w:rsidR="00B037EA" w14:paraId="2D4F42DF" w14:textId="77777777" w:rsidTr="00B037EA">
        <w:trPr>
          <w:trHeight w:val="300"/>
        </w:trPr>
        <w:tc>
          <w:tcPr>
            <w:tcW w:w="2130" w:type="dxa"/>
          </w:tcPr>
          <w:p w14:paraId="16119451" w14:textId="77777777" w:rsidR="00B037EA" w:rsidRDefault="00000000">
            <w:pPr>
              <w:pStyle w:val="Compact"/>
            </w:pPr>
            <w:proofErr w:type="spellStart"/>
            <w:proofErr w:type="gramStart"/>
            <w:r>
              <w:t>analysis.yaml</w:t>
            </w:r>
            <w:proofErr w:type="spellEnd"/>
            <w:proofErr w:type="gramEnd"/>
          </w:p>
        </w:tc>
        <w:tc>
          <w:tcPr>
            <w:tcW w:w="5448" w:type="dxa"/>
          </w:tcPr>
          <w:p w14:paraId="3B739DE6" w14:textId="77777777" w:rsidR="00B037EA" w:rsidRDefault="00000000">
            <w:pPr>
              <w:pStyle w:val="Compact"/>
            </w:pPr>
            <w:r>
              <w:t>https://figshare.com/ndownloader/files/61487728</w:t>
            </w:r>
          </w:p>
        </w:tc>
        <w:tc>
          <w:tcPr>
            <w:tcW w:w="1782" w:type="dxa"/>
          </w:tcPr>
          <w:p w14:paraId="5D7D5C6A" w14:textId="77777777" w:rsidR="00B037EA" w:rsidRDefault="00B037EA">
            <w:pPr>
              <w:pStyle w:val="Compact"/>
            </w:pPr>
          </w:p>
        </w:tc>
      </w:tr>
      <w:tr w:rsidR="00B037EA" w14:paraId="3139DEFC" w14:textId="77777777" w:rsidTr="00B037EA">
        <w:trPr>
          <w:trHeight w:val="300"/>
        </w:trPr>
        <w:tc>
          <w:tcPr>
            <w:tcW w:w="2130" w:type="dxa"/>
          </w:tcPr>
          <w:p w14:paraId="54C54239" w14:textId="77777777" w:rsidR="00B037EA" w:rsidRDefault="00000000">
            <w:pPr>
              <w:pStyle w:val="Compact"/>
            </w:pPr>
            <w:r>
              <w:t>Supporting Material</w:t>
            </w:r>
          </w:p>
        </w:tc>
        <w:tc>
          <w:tcPr>
            <w:tcW w:w="5448" w:type="dxa"/>
          </w:tcPr>
          <w:p w14:paraId="2E8A5D0D" w14:textId="77777777" w:rsidR="00B037EA" w:rsidRDefault="00000000">
            <w:pPr>
              <w:pStyle w:val="Compact"/>
            </w:pPr>
            <w:r>
              <w:t>https://doi.org/10.6084/m9.figshare.31198468</w:t>
            </w:r>
          </w:p>
        </w:tc>
        <w:tc>
          <w:tcPr>
            <w:tcW w:w="1782" w:type="dxa"/>
          </w:tcPr>
          <w:p w14:paraId="0D20751F" w14:textId="77777777" w:rsidR="00B037EA" w:rsidRDefault="00000000">
            <w:pPr>
              <w:pStyle w:val="Compact"/>
            </w:pPr>
            <w:r>
              <w:t>All output files generated by running the described protocol on the tutorial dataset</w:t>
            </w:r>
          </w:p>
        </w:tc>
      </w:tr>
    </w:tbl>
    <w:p w14:paraId="40D23743" w14:textId="77777777" w:rsidR="000D2C5F" w:rsidRDefault="000D2C5F">
      <w:pPr>
        <w:pStyle w:val="Heading3"/>
      </w:pPr>
      <w:bookmarkStart w:id="26" w:name="input-file-preparation"/>
      <w:bookmarkEnd w:id="26"/>
    </w:p>
    <w:p w14:paraId="142C3048" w14:textId="2774A45C" w:rsidR="00B037EA" w:rsidRDefault="00000000">
      <w:pPr>
        <w:pStyle w:val="Heading3"/>
      </w:pPr>
      <w:r>
        <w:t>Software installation</w:t>
      </w:r>
    </w:p>
    <w:p w14:paraId="7E44FF9C" w14:textId="77777777" w:rsidR="00B037EA" w:rsidRDefault="00000000">
      <w:pPr>
        <w:pStyle w:val="BodyText"/>
      </w:pPr>
      <w:r>
        <w:t>The following installation procedure needs to be performed once before running the DELT-Hit protocol and is executed entirely from the command line. All subsequent analyses are likewise performed via terminal-based commands within the same software environment.</w:t>
      </w:r>
    </w:p>
    <w:p w14:paraId="380F127C" w14:textId="77777777" w:rsidR="00B037EA" w:rsidRDefault="00000000">
      <w:pPr>
        <w:pStyle w:val="Heading4"/>
      </w:pPr>
      <w:r>
        <w:t>Step 1: Install Git version control system</w:t>
      </w:r>
    </w:p>
    <w:p w14:paraId="354500D4" w14:textId="77777777" w:rsidR="00B037EA" w:rsidRDefault="00000000">
      <w:pPr>
        <w:pStyle w:val="FirstParagraph"/>
      </w:pPr>
      <w:r>
        <w:t>Git is required to download the DELT-Hit package from the GitHub repository.</w:t>
      </w:r>
    </w:p>
    <w:p w14:paraId="333DA06E" w14:textId="77777777" w:rsidR="00B037EA" w:rsidRDefault="00000000">
      <w:pPr>
        <w:pStyle w:val="BodyText"/>
      </w:pPr>
      <w:r>
        <w:t>For macOS:</w:t>
      </w:r>
    </w:p>
    <w:p w14:paraId="5E406683" w14:textId="77777777" w:rsidR="00B037EA" w:rsidRDefault="00000000">
      <w:pPr>
        <w:pStyle w:val="code"/>
        <w:spacing w:after="280"/>
      </w:pPr>
      <w:r>
        <w:t># Install using Homebrew (recommended)</w:t>
      </w:r>
      <w:r>
        <w:br/>
        <w:t>brew install git</w:t>
      </w:r>
    </w:p>
    <w:p w14:paraId="67A9A586" w14:textId="77777777" w:rsidR="00B037EA" w:rsidRDefault="00000000">
      <w:pPr>
        <w:pStyle w:val="code"/>
        <w:spacing w:after="280"/>
      </w:pPr>
      <w:r>
        <w:br/>
        <w:t># Or download from: https://git-scm.com/download/mac</w:t>
      </w:r>
    </w:p>
    <w:p w14:paraId="72400222" w14:textId="77777777" w:rsidR="00B037EA" w:rsidRDefault="00000000">
      <w:pPr>
        <w:pStyle w:val="FirstParagraph"/>
      </w:pPr>
      <w:r>
        <w:t>For Linux (Ubuntu/Debian):</w:t>
      </w:r>
    </w:p>
    <w:p w14:paraId="1C9EC73E" w14:textId="77777777" w:rsidR="00B037EA" w:rsidRDefault="00000000">
      <w:pPr>
        <w:pStyle w:val="code"/>
        <w:spacing w:after="280"/>
      </w:pPr>
      <w:proofErr w:type="spellStart"/>
      <w:r>
        <w:t>sudo</w:t>
      </w:r>
      <w:proofErr w:type="spellEnd"/>
      <w:r>
        <w:t xml:space="preserve"> apt-get update</w:t>
      </w:r>
      <w:r>
        <w:br/>
      </w:r>
      <w:proofErr w:type="spellStart"/>
      <w:r>
        <w:t>sudo</w:t>
      </w:r>
      <w:proofErr w:type="spellEnd"/>
      <w:r>
        <w:t xml:space="preserve"> apt-get install git</w:t>
      </w:r>
    </w:p>
    <w:p w14:paraId="124E56CA" w14:textId="77777777" w:rsidR="00B037EA" w:rsidRDefault="00000000">
      <w:pPr>
        <w:pStyle w:val="FirstParagraph"/>
      </w:pPr>
      <w:r>
        <w:lastRenderedPageBreak/>
        <w:t>For Windows:</w:t>
      </w:r>
    </w:p>
    <w:p w14:paraId="62643EE0" w14:textId="77777777" w:rsidR="00B037EA" w:rsidRDefault="00000000">
      <w:pPr>
        <w:pStyle w:val="code"/>
        <w:spacing w:after="280"/>
      </w:pPr>
      <w:r>
        <w:t># Download and install from: https://git-scm.com/download/win</w:t>
      </w:r>
      <w:r>
        <w:br/>
        <w:t># Then use Git Bash or Windows Subsystem for Linux (WSL)</w:t>
      </w:r>
    </w:p>
    <w:p w14:paraId="3ACCF9C2" w14:textId="77777777" w:rsidR="00B037EA" w:rsidRDefault="00000000">
      <w:pPr>
        <w:pStyle w:val="FirstParagraph"/>
      </w:pPr>
      <w:r>
        <w:t>Verify Git installation:</w:t>
      </w:r>
    </w:p>
    <w:p w14:paraId="64964DE8" w14:textId="77777777" w:rsidR="00B037EA" w:rsidRDefault="00000000">
      <w:pPr>
        <w:pStyle w:val="code"/>
        <w:spacing w:after="280"/>
      </w:pPr>
      <w:r>
        <w:t>git --version</w:t>
      </w:r>
      <w:r>
        <w:br/>
        <w:t># Expected output: git version 2.x.x or higher</w:t>
      </w:r>
    </w:p>
    <w:p w14:paraId="7537B397" w14:textId="77777777" w:rsidR="00B037EA" w:rsidRDefault="00000000">
      <w:pPr>
        <w:pStyle w:val="Heading4"/>
      </w:pPr>
      <w:bookmarkStart w:id="27" w:name="X450531edde3ff1039ef30d32ebab957aa499e7b"/>
      <w:bookmarkEnd w:id="27"/>
      <w:r>
        <w:t>Step 2: Environment setup with Conda</w:t>
      </w:r>
    </w:p>
    <w:p w14:paraId="74F1A0C9" w14:textId="77777777" w:rsidR="00B037EA" w:rsidRDefault="00000000">
      <w:pPr>
        <w:pStyle w:val="FirstParagraph"/>
      </w:pPr>
      <w:r>
        <w:t xml:space="preserve">We recommend using </w:t>
      </w:r>
      <w:proofErr w:type="spellStart"/>
      <w:r>
        <w:t>Miniconda</w:t>
      </w:r>
      <w:proofErr w:type="spellEnd"/>
      <w:r>
        <w:t xml:space="preserve"> package manager to create an isolated environment ensuring proper dependency management. This step only needs to be performed once.</w:t>
      </w:r>
    </w:p>
    <w:p w14:paraId="74B245AA" w14:textId="77777777" w:rsidR="00B037EA" w:rsidRDefault="00000000">
      <w:pPr>
        <w:pStyle w:val="code"/>
        <w:spacing w:after="280"/>
      </w:pPr>
      <w:r>
        <w:t xml:space="preserve"># Download and install </w:t>
      </w:r>
      <w:proofErr w:type="spellStart"/>
      <w:r>
        <w:t>Miniconda</w:t>
      </w:r>
      <w:proofErr w:type="spellEnd"/>
      <w:r>
        <w:t xml:space="preserve"> for your operating system</w:t>
      </w:r>
      <w:r>
        <w:br/>
        <w:t># Follow instructions at: https://docs.anaconda.com/miniconda</w:t>
      </w:r>
      <w:r>
        <w:br/>
      </w:r>
      <w:r>
        <w:br/>
        <w:t># Create dedicated environment (only needed once)</w:t>
      </w:r>
      <w:r>
        <w:br/>
      </w:r>
      <w:proofErr w:type="spellStart"/>
      <w:r>
        <w:t>conda</w:t>
      </w:r>
      <w:proofErr w:type="spellEnd"/>
      <w:r>
        <w:t xml:space="preserve"> create -n delt-hit python=3.12 -y</w:t>
      </w:r>
      <w:r>
        <w:br/>
      </w:r>
      <w:r>
        <w:br/>
        <w:t># Activate environment (required for each new terminal session)</w:t>
      </w:r>
      <w:r>
        <w:br/>
      </w:r>
      <w:proofErr w:type="spellStart"/>
      <w:r>
        <w:t>conda</w:t>
      </w:r>
      <w:proofErr w:type="spellEnd"/>
      <w:r>
        <w:t xml:space="preserve"> activate delt-hit</w:t>
      </w:r>
      <w:r>
        <w:br/>
      </w:r>
      <w:proofErr w:type="spellStart"/>
      <w:r>
        <w:t>conda</w:t>
      </w:r>
      <w:proofErr w:type="spellEnd"/>
      <w:r>
        <w:t xml:space="preserve"> install </w:t>
      </w:r>
      <w:proofErr w:type="spellStart"/>
      <w:r>
        <w:t>pygraphviz</w:t>
      </w:r>
      <w:proofErr w:type="spellEnd"/>
      <w:r>
        <w:t xml:space="preserve"> -y</w:t>
      </w:r>
      <w:r>
        <w:br/>
      </w:r>
      <w:r>
        <w:br/>
        <w:t># Install DELT-Hit package</w:t>
      </w:r>
      <w:r>
        <w:br/>
        <w:t xml:space="preserve">pip install </w:t>
      </w:r>
      <w:proofErr w:type="spellStart"/>
      <w:r>
        <w:t>git+https</w:t>
      </w:r>
      <w:proofErr w:type="spellEnd"/>
      <w:r>
        <w:t>://git@github.com/</w:t>
      </w:r>
      <w:proofErr w:type="spellStart"/>
      <w:r>
        <w:t>DELTechnology</w:t>
      </w:r>
      <w:proofErr w:type="spellEnd"/>
      <w:r>
        <w:t>/delt-</w:t>
      </w:r>
      <w:proofErr w:type="spellStart"/>
      <w:r>
        <w:t>hit.git</w:t>
      </w:r>
      <w:proofErr w:type="spellEnd"/>
    </w:p>
    <w:p w14:paraId="76277454" w14:textId="79E5A46B" w:rsidR="00B037EA" w:rsidRDefault="00000000">
      <w:pPr>
        <w:pStyle w:val="FirstParagraph"/>
      </w:pPr>
      <w:r>
        <w:rPr>
          <w:b/>
          <w:bCs/>
        </w:rPr>
        <w:t>Note</w:t>
      </w:r>
      <w:r>
        <w:t xml:space="preserve">: You will need to activate the </w:t>
      </w:r>
      <w:r>
        <w:rPr>
          <w:rFonts w:ascii="Consolas" w:eastAsia="Consolas" w:hAnsi="Consolas" w:cs="Consolas"/>
          <w:sz w:val="22"/>
          <w:szCs w:val="22"/>
        </w:rPr>
        <w:t>delt-hit</w:t>
      </w:r>
      <w:r>
        <w:t xml:space="preserve"> environment (</w:t>
      </w:r>
      <w:proofErr w:type="spellStart"/>
      <w:r>
        <w:rPr>
          <w:rStyle w:val="codeChar"/>
          <w:color w:val="auto"/>
        </w:rPr>
        <w:t>conda</w:t>
      </w:r>
      <w:proofErr w:type="spellEnd"/>
      <w:r>
        <w:rPr>
          <w:rStyle w:val="codeChar"/>
          <w:color w:val="auto"/>
        </w:rPr>
        <w:t xml:space="preserve"> activate delt-hit</w:t>
      </w:r>
      <w:r>
        <w:t>) each time you open a new terminal session before running DELT-Hit commands.</w:t>
      </w:r>
      <w:r w:rsidR="004630AE">
        <w:t xml:space="preserve"> We also recommend initializing the shell with </w:t>
      </w:r>
      <w:proofErr w:type="spellStart"/>
      <w:r w:rsidR="004630AE">
        <w:t>conda</w:t>
      </w:r>
      <w:proofErr w:type="spellEnd"/>
      <w:r w:rsidR="004630AE">
        <w:t xml:space="preserve"> during installation such that the </w:t>
      </w:r>
      <w:proofErr w:type="spellStart"/>
      <w:r w:rsidR="004630AE">
        <w:t>conda</w:t>
      </w:r>
      <w:proofErr w:type="spellEnd"/>
      <w:r w:rsidR="004630AE">
        <w:t xml:space="preserve"> command is available when opening a new terminal window. Should you not be able to activate </w:t>
      </w:r>
      <w:proofErr w:type="spellStart"/>
      <w:r w:rsidR="004630AE">
        <w:t>conda</w:t>
      </w:r>
      <w:proofErr w:type="spellEnd"/>
      <w:r w:rsidR="004630AE">
        <w:t xml:space="preserve"> after the installation please refer to the Troubleshooting section for help.</w:t>
      </w:r>
    </w:p>
    <w:p w14:paraId="62A6B82B" w14:textId="77777777" w:rsidR="00B037EA" w:rsidRDefault="00000000">
      <w:pPr>
        <w:pStyle w:val="Heading4"/>
      </w:pPr>
      <w:bookmarkStart w:id="28" w:name="step-2-environment-setup-with-conda"/>
      <w:bookmarkEnd w:id="28"/>
      <w:r>
        <w:t>Step 3: R environment configuration</w:t>
      </w:r>
    </w:p>
    <w:p w14:paraId="30F43AFD" w14:textId="77777777" w:rsidR="00B037EA" w:rsidRDefault="00000000">
      <w:pPr>
        <w:pStyle w:val="FirstParagraph"/>
      </w:pPr>
      <w:r>
        <w:t>Statistical analysis components require R with specific Bioconductor packages. This configuration only needs to be performed once.</w:t>
      </w:r>
    </w:p>
    <w:p w14:paraId="2487CEEF" w14:textId="77777777" w:rsidR="00B037EA" w:rsidRDefault="00000000">
      <w:pPr>
        <w:pStyle w:val="BodyText"/>
      </w:pPr>
      <w:r>
        <w:t>Open R or RStudio and execute:</w:t>
      </w:r>
    </w:p>
    <w:p w14:paraId="091A6432" w14:textId="77777777" w:rsidR="00B037EA" w:rsidRDefault="00000000">
      <w:pPr>
        <w:pStyle w:val="code"/>
        <w:spacing w:after="280"/>
      </w:pPr>
      <w:r>
        <w:t># Install required CRAN packages</w:t>
      </w:r>
      <w:r>
        <w:br/>
      </w:r>
      <w:proofErr w:type="spellStart"/>
      <w:proofErr w:type="gramStart"/>
      <w:r>
        <w:t>install.packages</w:t>
      </w:r>
      <w:proofErr w:type="spellEnd"/>
      <w:proofErr w:type="gramEnd"/>
      <w:r>
        <w:t>(</w:t>
      </w:r>
      <w:proofErr w:type="gramStart"/>
      <w:r>
        <w:t>c(</w:t>
      </w:r>
      <w:proofErr w:type="gramEnd"/>
      <w:r>
        <w:t>"</w:t>
      </w:r>
      <w:proofErr w:type="spellStart"/>
      <w:r>
        <w:t>tidyverse</w:t>
      </w:r>
      <w:proofErr w:type="spellEnd"/>
      <w:r>
        <w:t>", "</w:t>
      </w:r>
      <w:proofErr w:type="spellStart"/>
      <w:r>
        <w:t>GGally</w:t>
      </w:r>
      <w:proofErr w:type="spellEnd"/>
      <w:r>
        <w:t>"))</w:t>
      </w:r>
      <w:r>
        <w:br/>
      </w:r>
      <w:r>
        <w:br/>
        <w:t xml:space="preserve"># Install </w:t>
      </w:r>
      <w:proofErr w:type="spellStart"/>
      <w:r>
        <w:t>BiocManager</w:t>
      </w:r>
      <w:proofErr w:type="spellEnd"/>
      <w:r>
        <w:t xml:space="preserve"> for Bioconductor packages</w:t>
      </w:r>
      <w:r>
        <w:br/>
        <w:t xml:space="preserve">if </w:t>
      </w:r>
      <w:proofErr w:type="gramStart"/>
      <w:r>
        <w:t>(!require</w:t>
      </w:r>
      <w:proofErr w:type="gramEnd"/>
      <w:r>
        <w:t>("</w:t>
      </w:r>
      <w:proofErr w:type="spellStart"/>
      <w:r>
        <w:t>BiocManager</w:t>
      </w:r>
      <w:proofErr w:type="spellEnd"/>
      <w:r>
        <w:t>", quietly = TRUE))</w:t>
      </w:r>
      <w:r>
        <w:br/>
        <w:t xml:space="preserve">    </w:t>
      </w:r>
      <w:proofErr w:type="spellStart"/>
      <w:proofErr w:type="gramStart"/>
      <w:r>
        <w:t>install.packages</w:t>
      </w:r>
      <w:proofErr w:type="spellEnd"/>
      <w:proofErr w:type="gramEnd"/>
      <w:r>
        <w:t>("</w:t>
      </w:r>
      <w:proofErr w:type="spellStart"/>
      <w:r>
        <w:t>BiocManager</w:t>
      </w:r>
      <w:proofErr w:type="spellEnd"/>
      <w:r>
        <w:t>")</w:t>
      </w:r>
      <w:r>
        <w:br/>
      </w:r>
      <w:r>
        <w:br/>
      </w:r>
      <w:r>
        <w:lastRenderedPageBreak/>
        <w:t># Install Bioconductor packages</w:t>
      </w:r>
      <w:r>
        <w:br/>
      </w:r>
      <w:proofErr w:type="spellStart"/>
      <w:proofErr w:type="gramStart"/>
      <w:r>
        <w:t>BiocManager</w:t>
      </w:r>
      <w:proofErr w:type="spellEnd"/>
      <w:r>
        <w:t>::install(c(</w:t>
      </w:r>
      <w:proofErr w:type="gramEnd"/>
      <w:r>
        <w:t>"</w:t>
      </w:r>
      <w:proofErr w:type="spellStart"/>
      <w:r>
        <w:t>edgeR</w:t>
      </w:r>
      <w:proofErr w:type="spellEnd"/>
      <w:r>
        <w:t>", "</w:t>
      </w:r>
      <w:proofErr w:type="spellStart"/>
      <w:r>
        <w:t>limma</w:t>
      </w:r>
      <w:proofErr w:type="spellEnd"/>
      <w:r>
        <w:t>"))</w:t>
      </w:r>
    </w:p>
    <w:p w14:paraId="54827C93" w14:textId="77777777" w:rsidR="00B037EA" w:rsidRDefault="00000000">
      <w:pPr>
        <w:pStyle w:val="Heading4"/>
      </w:pPr>
      <w:bookmarkStart w:id="29" w:name="step-3-r-environment-configuration"/>
      <w:bookmarkEnd w:id="29"/>
      <w:r>
        <w:t>Step 4: Installation verification</w:t>
      </w:r>
    </w:p>
    <w:p w14:paraId="2CF1E5E6" w14:textId="77777777" w:rsidR="00B037EA" w:rsidRDefault="00000000" w:rsidP="000D2C5F">
      <w:pPr>
        <w:pStyle w:val="FirstParagraph"/>
      </w:pPr>
      <w:r>
        <w:t>Verify that all components are correctly installed:</w:t>
      </w:r>
    </w:p>
    <w:p w14:paraId="570D81DE" w14:textId="77777777" w:rsidR="00B037EA" w:rsidRDefault="00000000" w:rsidP="000D2C5F">
      <w:pPr>
        <w:pStyle w:val="code"/>
        <w:spacing w:after="280"/>
      </w:pPr>
      <w:r>
        <w:t># Activate environment</w:t>
      </w:r>
      <w:r>
        <w:br/>
      </w:r>
      <w:proofErr w:type="spellStart"/>
      <w:r>
        <w:t>conda</w:t>
      </w:r>
      <w:proofErr w:type="spellEnd"/>
      <w:r>
        <w:t xml:space="preserve"> activate delt-hit</w:t>
      </w:r>
      <w:r>
        <w:br/>
      </w:r>
      <w:r>
        <w:br/>
        <w:t># Test core functionality</w:t>
      </w:r>
      <w:r>
        <w:br/>
        <w:t>delt-hit --help</w:t>
      </w:r>
    </w:p>
    <w:p w14:paraId="3C3C0F45" w14:textId="01281287" w:rsidR="00B037EA" w:rsidRDefault="000D2C5F">
      <w:pPr>
        <w:pStyle w:val="code"/>
        <w:spacing w:after="280"/>
      </w:pPr>
      <w:r>
        <w:rPr>
          <w:noProof/>
        </w:rPr>
        <mc:AlternateContent>
          <mc:Choice Requires="wps">
            <w:drawing>
              <wp:anchor distT="0" distB="0" distL="114300" distR="114300" simplePos="0" relativeHeight="251666432" behindDoc="0" locked="0" layoutInCell="1" allowOverlap="1" wp14:anchorId="1D022A92" wp14:editId="7CBB5681">
                <wp:simplePos x="0" y="0"/>
                <wp:positionH relativeFrom="column">
                  <wp:posOffset>0</wp:posOffset>
                </wp:positionH>
                <wp:positionV relativeFrom="paragraph">
                  <wp:posOffset>559435</wp:posOffset>
                </wp:positionV>
                <wp:extent cx="5943600" cy="635"/>
                <wp:effectExtent l="0" t="0" r="12700" b="24765"/>
                <wp:wrapThrough wrapText="bothSides">
                  <wp:wrapPolygon edited="0">
                    <wp:start x="0" y="0"/>
                    <wp:lineTo x="0" y="432000"/>
                    <wp:lineTo x="21600" y="432000"/>
                    <wp:lineTo x="21600" y="0"/>
                    <wp:lineTo x="0" y="0"/>
                  </wp:wrapPolygon>
                </wp:wrapThrough>
                <wp:docPr id="4" name="Rectangle 4"/>
                <wp:cNvGraphicFramePr/>
                <a:graphic xmlns:a="http://schemas.openxmlformats.org/drawingml/2006/main">
                  <a:graphicData uri="http://schemas.microsoft.com/office/word/2010/wordprocessingShape">
                    <wps:wsp>
                      <wps:cNvSpPr/>
                      <wps:spPr>
                        <a:xfrm>
                          <a:off x="0" y="0"/>
                          <a:ext cx="5943600" cy="635"/>
                        </a:xfrm>
                        <a:prstGeom prst="rect">
                          <a:avLst/>
                        </a:prstGeom>
                        <a:solidFill>
                          <a:srgbClr val="FFFFFF"/>
                        </a:solidFill>
                        <a:ln w="0">
                          <a:solidFill>
                            <a:srgbClr val="000000"/>
                          </a:solidFill>
                        </a:ln>
                      </wps:spPr>
                      <wps:bodyPr/>
                    </wps:wsp>
                  </a:graphicData>
                </a:graphic>
                <wp14:sizeRelH relativeFrom="page">
                  <wp14:pctWidth>0</wp14:pctWidth>
                </wp14:sizeRelH>
                <wp14:sizeRelV relativeFrom="page">
                  <wp14:pctHeight>0</wp14:pctHeight>
                </wp14:sizeRelV>
              </wp:anchor>
            </w:drawing>
          </mc:Choice>
          <mc:Fallback>
            <w:pict>
              <v:rect w14:anchorId="42EF43B8" id="Rectangle 4" o:spid="_x0000_s1026" style="position:absolute;margin-left:0;margin-top:44.05pt;width:468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" strokeweight="0">
                <w10:wrap type="through"/>
              </v:rect>
            </w:pict>
          </mc:Fallback>
        </mc:AlternateContent>
      </w:r>
      <w:r>
        <w:br/>
        <w:t># Expected output: Help message describing the delt-hit command</w:t>
      </w:r>
    </w:p>
    <w:p w14:paraId="35787E28" w14:textId="77777777" w:rsidR="00B037EA" w:rsidRDefault="00000000">
      <w:pPr>
        <w:pStyle w:val="Heading2"/>
      </w:pPr>
      <w:bookmarkStart w:id="30" w:name="materials"/>
      <w:bookmarkStart w:id="31" w:name="step-4-installation-verification"/>
      <w:bookmarkEnd w:id="30"/>
      <w:bookmarkEnd w:id="31"/>
      <w:r>
        <w:t>Procedure</w:t>
      </w:r>
    </w:p>
    <w:p w14:paraId="6A8C8292" w14:textId="77777777" w:rsidR="00B037EA" w:rsidRDefault="00000000">
      <w:pPr>
        <w:pStyle w:val="Heading3"/>
      </w:pPr>
      <w:r>
        <w:t>Phase 1: Project initialization and configuration • TIMING 30-60 min</w:t>
      </w:r>
    </w:p>
    <w:p w14:paraId="2B7A042A" w14:textId="77777777" w:rsidR="00B037EA" w:rsidRDefault="00000000">
      <w:pPr>
        <w:pStyle w:val="FirstParagraph"/>
      </w:pPr>
      <w:r>
        <w:t>The configuration file defines library structure, experimental design, and analysis parameters. DELT-Hit supports initialization from standardized Excel templates for user convenience.</w:t>
      </w:r>
    </w:p>
    <w:p w14:paraId="02FE9308" w14:textId="77777777" w:rsidR="00B037EA" w:rsidRDefault="00000000">
      <w:pPr>
        <w:pStyle w:val="BodyText"/>
      </w:pPr>
      <w:r>
        <w:t>In this phase, we will create a YAML configuration file from an Excel spreadsheet that contains all the information about your DEL library and experimental design.</w:t>
      </w:r>
    </w:p>
    <w:p w14:paraId="7B5B503A" w14:textId="77777777" w:rsidR="00B037EA" w:rsidRDefault="00000000">
      <w:pPr>
        <w:pStyle w:val="Heading4"/>
      </w:pPr>
      <w:r>
        <w:t>Step 1 | Prepare Excel configuration file</w:t>
      </w:r>
    </w:p>
    <w:p w14:paraId="7921B55C" w14:textId="77777777" w:rsidR="00B037EA" w:rsidRDefault="00000000">
      <w:pPr>
        <w:pStyle w:val="FirstParagraph"/>
      </w:pPr>
      <w:r>
        <w:t>Create an Excel file with multiple sheets defining your experiment. Each sheet contains specific information required for the analysis. The following sections describe the required sheets and their format. For convenience, users can start from the template provided in Table 3.</w:t>
      </w:r>
    </w:p>
    <w:p w14:paraId="1D377798" w14:textId="77777777" w:rsidR="00B037EA" w:rsidRDefault="00000000">
      <w:pPr>
        <w:pStyle w:val="Heading5"/>
      </w:pPr>
      <w:r>
        <w:t xml:space="preserve">1.1 Create the </w:t>
      </w:r>
      <w:r>
        <w:rPr>
          <w:rStyle w:val="VerbatimChar"/>
        </w:rPr>
        <w:t>experiment</w:t>
      </w:r>
      <w:r>
        <w:t xml:space="preserve"> sheet</w:t>
      </w:r>
    </w:p>
    <w:p w14:paraId="73F3CEB8" w14:textId="77777777" w:rsidR="00B037EA" w:rsidRDefault="00000000">
      <w:pPr>
        <w:pStyle w:val="FirstParagraph"/>
      </w:pPr>
      <w:r>
        <w:t>This sheet contains basic experiment parameters including experiment name, file paths, and computational resources.</w:t>
      </w:r>
    </w:p>
    <w:p w14:paraId="6B4E5424" w14:textId="77777777" w:rsidR="00B037EA" w:rsidRDefault="00000000">
      <w:pPr>
        <w:pStyle w:val="figure-caption"/>
      </w:pPr>
      <w:r>
        <w:rPr>
          <w:b/>
          <w:bCs/>
        </w:rPr>
        <w:t>Table 3</w:t>
      </w:r>
      <w:r>
        <w:t xml:space="preserve"> | Experiment configuration parameters</w:t>
      </w:r>
    </w:p>
    <w:tbl>
      <w:tblPr>
        <w:tblStyle w:val="GridTable1Light"/>
        <w:tblW w:w="9350" w:type="dxa"/>
        <w:tblLayout w:type="fixed"/>
        <w:tblLook w:val="06A0" w:firstRow="1" w:lastRow="0" w:firstColumn="1" w:lastColumn="0" w:noHBand="1" w:noVBand="1"/>
      </w:tblPr>
      <w:tblGrid>
        <w:gridCol w:w="3762"/>
        <w:gridCol w:w="5588"/>
      </w:tblGrid>
      <w:tr w:rsidR="00B037EA" w14:paraId="3D822022" w14:textId="77777777" w:rsidTr="00B037EA">
        <w:trPr>
          <w:cnfStyle w:val="100000000000" w:firstRow="1" w:lastRow="0" w:firstColumn="0" w:lastColumn="0" w:oddVBand="0" w:evenVBand="0" w:oddHBand="0" w:evenHBand="0" w:firstRowFirstColumn="0" w:firstRowLastColumn="0" w:lastRowFirstColumn="0" w:lastRowLastColumn="0"/>
          <w:trHeight w:val="95"/>
        </w:trPr>
        <w:tc>
          <w:tcPr>
            <w:cnfStyle w:val="001000000000" w:firstRow="0" w:lastRow="0" w:firstColumn="1" w:lastColumn="0" w:oddVBand="0" w:evenVBand="0" w:oddHBand="0" w:evenHBand="0" w:firstRowFirstColumn="0" w:firstRowLastColumn="0" w:lastRowFirstColumn="0" w:lastRowLastColumn="0"/>
            <w:tcW w:w="3762" w:type="dxa"/>
            <w:tcBorders>
              <w:bottom w:val="single" w:sz="12" w:space="0" w:color="666666"/>
            </w:tcBorders>
          </w:tcPr>
          <w:p w14:paraId="36FEC71D" w14:textId="77777777" w:rsidR="00B037EA" w:rsidRDefault="00000000">
            <w:pPr>
              <w:pStyle w:val="Compact"/>
              <w:rPr>
                <w:b w:val="0"/>
                <w:bCs w:val="0"/>
              </w:rPr>
            </w:pPr>
            <w:r>
              <w:t>variable</w:t>
            </w:r>
          </w:p>
        </w:tc>
        <w:tc>
          <w:tcPr>
            <w:tcW w:w="5587" w:type="dxa"/>
            <w:tcBorders>
              <w:bottom w:val="single" w:sz="12" w:space="0" w:color="666666"/>
            </w:tcBorders>
          </w:tcPr>
          <w:p w14:paraId="67297BE0"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rPr>
                <w:b w:val="0"/>
                <w:bCs w:val="0"/>
              </w:rPr>
            </w:pPr>
            <w:r>
              <w:t>value</w:t>
            </w:r>
          </w:p>
        </w:tc>
      </w:tr>
      <w:tr w:rsidR="00B037EA" w14:paraId="621476B1"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3762" w:type="dxa"/>
          </w:tcPr>
          <w:p w14:paraId="44179770" w14:textId="77777777" w:rsidR="00B037EA" w:rsidRDefault="00000000">
            <w:pPr>
              <w:pStyle w:val="Compact"/>
              <w:rPr>
                <w:b w:val="0"/>
                <w:bCs w:val="0"/>
              </w:rPr>
            </w:pPr>
            <w:r>
              <w:rPr>
                <w:b w:val="0"/>
                <w:bCs w:val="0"/>
              </w:rPr>
              <w:t>name</w:t>
            </w:r>
          </w:p>
        </w:tc>
        <w:tc>
          <w:tcPr>
            <w:tcW w:w="5587" w:type="dxa"/>
          </w:tcPr>
          <w:p w14:paraId="58196A6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template</w:t>
            </w:r>
          </w:p>
        </w:tc>
      </w:tr>
      <w:tr w:rsidR="00B037EA" w14:paraId="50CE93D1"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3762" w:type="dxa"/>
          </w:tcPr>
          <w:p w14:paraId="461A4CC0" w14:textId="77777777" w:rsidR="00B037EA" w:rsidRDefault="00000000">
            <w:pPr>
              <w:pStyle w:val="Compact"/>
              <w:rPr>
                <w:b w:val="0"/>
                <w:bCs w:val="0"/>
              </w:rPr>
            </w:pPr>
            <w:proofErr w:type="spellStart"/>
            <w:r>
              <w:rPr>
                <w:b w:val="0"/>
                <w:bCs w:val="0"/>
              </w:rPr>
              <w:t>fastq_path</w:t>
            </w:r>
            <w:proofErr w:type="spellEnd"/>
          </w:p>
        </w:tc>
        <w:tc>
          <w:tcPr>
            <w:tcW w:w="5587" w:type="dxa"/>
          </w:tcPr>
          <w:p w14:paraId="79FF438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campaign.fastq.gz </w:t>
            </w:r>
          </w:p>
        </w:tc>
      </w:tr>
      <w:tr w:rsidR="00B037EA" w14:paraId="0FA6E318"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3762" w:type="dxa"/>
          </w:tcPr>
          <w:p w14:paraId="2009A9D8" w14:textId="77777777" w:rsidR="00B037EA" w:rsidRDefault="00000000">
            <w:pPr>
              <w:pStyle w:val="Compact"/>
              <w:rPr>
                <w:b w:val="0"/>
                <w:bCs w:val="0"/>
              </w:rPr>
            </w:pPr>
            <w:proofErr w:type="spellStart"/>
            <w:r>
              <w:rPr>
                <w:b w:val="0"/>
                <w:bCs w:val="0"/>
              </w:rPr>
              <w:t>save_dir</w:t>
            </w:r>
            <w:proofErr w:type="spellEnd"/>
          </w:p>
        </w:tc>
        <w:tc>
          <w:tcPr>
            <w:tcW w:w="5587" w:type="dxa"/>
          </w:tcPr>
          <w:p w14:paraId="2DC5930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experiments</w:t>
            </w:r>
          </w:p>
        </w:tc>
      </w:tr>
      <w:tr w:rsidR="00B037EA" w14:paraId="2E4143A5" w14:textId="77777777" w:rsidTr="00B037EA">
        <w:trPr>
          <w:trHeight w:val="300"/>
        </w:trPr>
        <w:tc>
          <w:tcPr>
            <w:cnfStyle w:val="001000000000" w:firstRow="0" w:lastRow="0" w:firstColumn="1" w:lastColumn="0" w:oddVBand="0" w:evenVBand="0" w:oddHBand="0" w:evenHBand="0" w:firstRowFirstColumn="0" w:firstRowLastColumn="0" w:lastRowFirstColumn="0" w:lastRowLastColumn="0"/>
            <w:tcW w:w="3762" w:type="dxa"/>
          </w:tcPr>
          <w:p w14:paraId="1062B7E2" w14:textId="77777777" w:rsidR="00B037EA" w:rsidRDefault="00000000">
            <w:pPr>
              <w:pStyle w:val="Compact"/>
              <w:rPr>
                <w:b w:val="0"/>
                <w:bCs w:val="0"/>
              </w:rPr>
            </w:pPr>
            <w:proofErr w:type="spellStart"/>
            <w:r>
              <w:rPr>
                <w:b w:val="0"/>
                <w:bCs w:val="0"/>
              </w:rPr>
              <w:t>num_cores</w:t>
            </w:r>
            <w:proofErr w:type="spellEnd"/>
          </w:p>
        </w:tc>
        <w:tc>
          <w:tcPr>
            <w:tcW w:w="5587" w:type="dxa"/>
          </w:tcPr>
          <w:p w14:paraId="36351A5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11 </w:t>
            </w:r>
          </w:p>
        </w:tc>
      </w:tr>
    </w:tbl>
    <w:p w14:paraId="18CCCCF6" w14:textId="77777777" w:rsidR="00B037EA" w:rsidRDefault="00000000">
      <w:pPr>
        <w:pStyle w:val="BodyText"/>
        <w:rPr>
          <w:rStyle w:val="VerbatimChar"/>
        </w:rPr>
      </w:pPr>
      <w:r>
        <w:lastRenderedPageBreak/>
        <w:t xml:space="preserve">CRITICAL STEP: Use absolute paths or paths relative to your working directory for </w:t>
      </w:r>
      <w:proofErr w:type="spellStart"/>
      <w:r>
        <w:t>fastq_path</w:t>
      </w:r>
      <w:proofErr w:type="spellEnd"/>
      <w:r>
        <w:t xml:space="preserve"> and </w:t>
      </w:r>
      <w:proofErr w:type="spellStart"/>
      <w:r>
        <w:t>save_dir</w:t>
      </w:r>
      <w:proofErr w:type="spellEnd"/>
      <w:r>
        <w:t xml:space="preserve"> and ensure there are no trailing whitespaces.</w:t>
      </w:r>
    </w:p>
    <w:p w14:paraId="03DFBFCE" w14:textId="77777777" w:rsidR="00B037EA" w:rsidRDefault="00000000">
      <w:pPr>
        <w:pStyle w:val="Heading5"/>
      </w:pPr>
      <w:bookmarkStart w:id="32" w:name="Xb402986ec565a249e1c0ce45e2cf0c618a6b5fc"/>
      <w:bookmarkEnd w:id="32"/>
      <w:r>
        <w:t xml:space="preserve">1.2 Create the </w:t>
      </w:r>
      <w:r>
        <w:rPr>
          <w:rStyle w:val="VerbatimChar"/>
        </w:rPr>
        <w:t>selections</w:t>
      </w:r>
      <w:r>
        <w:t xml:space="preserve"> sheet</w:t>
      </w:r>
    </w:p>
    <w:p w14:paraId="39CDEB6C" w14:textId="77777777" w:rsidR="00B037EA" w:rsidRDefault="00000000">
      <w:pPr>
        <w:pStyle w:val="FirstParagraph"/>
      </w:pPr>
      <w:r>
        <w:t>This sheet defines the experimental design including selection conditions, multiplexing barcodes, and replicate grouping. Each row describes an experimental setting (for example a different protein target or experimental condition like controls) and is identified by a unique combination of S0 and S1 primers to demultiplex the sequencing data into the individual experiments.</w:t>
      </w:r>
    </w:p>
    <w:p w14:paraId="2BCD60CF" w14:textId="77777777" w:rsidR="00B037EA" w:rsidRDefault="00000000">
      <w:pPr>
        <w:pStyle w:val="figure-caption"/>
      </w:pPr>
      <w:r>
        <w:rPr>
          <w:b/>
          <w:bCs/>
        </w:rPr>
        <w:t xml:space="preserve">Table 4 </w:t>
      </w:r>
      <w:r>
        <w:t>| Selection experimental design</w:t>
      </w:r>
    </w:p>
    <w:tbl>
      <w:tblPr>
        <w:tblStyle w:val="GridTable1Light"/>
        <w:tblW w:w="9350" w:type="dxa"/>
        <w:tblLayout w:type="fixed"/>
        <w:tblLook w:val="06A0" w:firstRow="1" w:lastRow="0" w:firstColumn="1" w:lastColumn="0" w:noHBand="1" w:noVBand="1"/>
      </w:tblPr>
      <w:tblGrid>
        <w:gridCol w:w="1350"/>
        <w:gridCol w:w="1349"/>
        <w:gridCol w:w="1501"/>
        <w:gridCol w:w="1548"/>
        <w:gridCol w:w="1003"/>
        <w:gridCol w:w="1362"/>
        <w:gridCol w:w="1237"/>
      </w:tblGrid>
      <w:tr w:rsidR="00B037EA" w14:paraId="3B058612" w14:textId="77777777" w:rsidTr="00B037E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349" w:type="dxa"/>
            <w:tcBorders>
              <w:bottom w:val="single" w:sz="12" w:space="0" w:color="666666"/>
            </w:tcBorders>
          </w:tcPr>
          <w:p w14:paraId="01079F1F" w14:textId="77777777" w:rsidR="00B037EA" w:rsidRDefault="00000000">
            <w:pPr>
              <w:pStyle w:val="Compact"/>
            </w:pPr>
            <w:r>
              <w:t>name</w:t>
            </w:r>
          </w:p>
        </w:tc>
        <w:tc>
          <w:tcPr>
            <w:tcW w:w="1349" w:type="dxa"/>
            <w:tcBorders>
              <w:bottom w:val="single" w:sz="12" w:space="0" w:color="666666"/>
            </w:tcBorders>
          </w:tcPr>
          <w:p w14:paraId="1C702B66"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operator</w:t>
            </w:r>
          </w:p>
        </w:tc>
        <w:tc>
          <w:tcPr>
            <w:tcW w:w="1501" w:type="dxa"/>
            <w:tcBorders>
              <w:bottom w:val="single" w:sz="12" w:space="0" w:color="666666"/>
            </w:tcBorders>
          </w:tcPr>
          <w:p w14:paraId="163DB84F"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date</w:t>
            </w:r>
          </w:p>
        </w:tc>
        <w:tc>
          <w:tcPr>
            <w:tcW w:w="1548" w:type="dxa"/>
            <w:tcBorders>
              <w:bottom w:val="single" w:sz="12" w:space="0" w:color="666666"/>
            </w:tcBorders>
          </w:tcPr>
          <w:p w14:paraId="58D45BEB"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group</w:t>
            </w:r>
          </w:p>
        </w:tc>
        <w:tc>
          <w:tcPr>
            <w:tcW w:w="1003" w:type="dxa"/>
            <w:tcBorders>
              <w:bottom w:val="single" w:sz="12" w:space="0" w:color="666666"/>
            </w:tcBorders>
          </w:tcPr>
          <w:p w14:paraId="65D724D1"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target</w:t>
            </w:r>
          </w:p>
        </w:tc>
        <w:tc>
          <w:tcPr>
            <w:tcW w:w="1362" w:type="dxa"/>
            <w:tcBorders>
              <w:bottom w:val="single" w:sz="12" w:space="0" w:color="666666"/>
            </w:tcBorders>
          </w:tcPr>
          <w:p w14:paraId="09AC5160"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S0</w:t>
            </w:r>
          </w:p>
        </w:tc>
        <w:tc>
          <w:tcPr>
            <w:tcW w:w="1237" w:type="dxa"/>
            <w:tcBorders>
              <w:bottom w:val="single" w:sz="12" w:space="0" w:color="666666"/>
            </w:tcBorders>
          </w:tcPr>
          <w:p w14:paraId="32BA957C"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S1</w:t>
            </w:r>
          </w:p>
        </w:tc>
      </w:tr>
      <w:tr w:rsidR="00B037EA" w14:paraId="495332AC"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349" w:type="dxa"/>
          </w:tcPr>
          <w:p w14:paraId="5DF53A14" w14:textId="77777777" w:rsidR="00B037EA" w:rsidRDefault="00000000">
            <w:pPr>
              <w:pStyle w:val="Compact"/>
              <w:rPr>
                <w:b w:val="0"/>
                <w:bCs w:val="0"/>
              </w:rPr>
            </w:pPr>
            <w:r>
              <w:rPr>
                <w:b w:val="0"/>
                <w:bCs w:val="0"/>
              </w:rPr>
              <w:t>AG24_4</w:t>
            </w:r>
          </w:p>
        </w:tc>
        <w:tc>
          <w:tcPr>
            <w:tcW w:w="1349" w:type="dxa"/>
          </w:tcPr>
          <w:p w14:paraId="23C1ED6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 Smith</w:t>
            </w:r>
          </w:p>
        </w:tc>
        <w:tc>
          <w:tcPr>
            <w:tcW w:w="1501" w:type="dxa"/>
          </w:tcPr>
          <w:p w14:paraId="61BE587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26-Sep-24</w:t>
            </w:r>
          </w:p>
        </w:tc>
        <w:tc>
          <w:tcPr>
            <w:tcW w:w="1548" w:type="dxa"/>
          </w:tcPr>
          <w:p w14:paraId="5E54E6AF"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proofErr w:type="spellStart"/>
            <w:r>
              <w:t>no_protein</w:t>
            </w:r>
            <w:proofErr w:type="spellEnd"/>
          </w:p>
        </w:tc>
        <w:tc>
          <w:tcPr>
            <w:tcW w:w="1003" w:type="dxa"/>
          </w:tcPr>
          <w:p w14:paraId="7A22A16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 </w:t>
            </w:r>
          </w:p>
        </w:tc>
        <w:tc>
          <w:tcPr>
            <w:tcW w:w="1362" w:type="dxa"/>
          </w:tcPr>
          <w:p w14:paraId="1D97312F"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ACACAC</w:t>
            </w:r>
          </w:p>
        </w:tc>
        <w:tc>
          <w:tcPr>
            <w:tcW w:w="1237" w:type="dxa"/>
          </w:tcPr>
          <w:p w14:paraId="4C468B1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TCGATA</w:t>
            </w:r>
          </w:p>
        </w:tc>
      </w:tr>
      <w:tr w:rsidR="00B037EA" w14:paraId="0CB53D0B"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349" w:type="dxa"/>
          </w:tcPr>
          <w:p w14:paraId="17CBBC3D" w14:textId="77777777" w:rsidR="00B037EA" w:rsidRDefault="00000000">
            <w:pPr>
              <w:pStyle w:val="Compact"/>
              <w:rPr>
                <w:b w:val="0"/>
                <w:bCs w:val="0"/>
              </w:rPr>
            </w:pPr>
            <w:r>
              <w:rPr>
                <w:b w:val="0"/>
                <w:bCs w:val="0"/>
              </w:rPr>
              <w:t>AG24_5</w:t>
            </w:r>
          </w:p>
        </w:tc>
        <w:tc>
          <w:tcPr>
            <w:tcW w:w="1349" w:type="dxa"/>
          </w:tcPr>
          <w:p w14:paraId="7E013C2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 Smith</w:t>
            </w:r>
          </w:p>
        </w:tc>
        <w:tc>
          <w:tcPr>
            <w:tcW w:w="1501" w:type="dxa"/>
          </w:tcPr>
          <w:p w14:paraId="106CEB9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26-Sep-24</w:t>
            </w:r>
          </w:p>
        </w:tc>
        <w:tc>
          <w:tcPr>
            <w:tcW w:w="1548" w:type="dxa"/>
          </w:tcPr>
          <w:p w14:paraId="3D97212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proofErr w:type="spellStart"/>
            <w:r>
              <w:t>no_protein</w:t>
            </w:r>
            <w:proofErr w:type="spellEnd"/>
          </w:p>
        </w:tc>
        <w:tc>
          <w:tcPr>
            <w:tcW w:w="1003" w:type="dxa"/>
          </w:tcPr>
          <w:p w14:paraId="69E097F5"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 </w:t>
            </w:r>
          </w:p>
        </w:tc>
        <w:tc>
          <w:tcPr>
            <w:tcW w:w="1362" w:type="dxa"/>
          </w:tcPr>
          <w:p w14:paraId="68327F5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ACAGCA</w:t>
            </w:r>
          </w:p>
        </w:tc>
        <w:tc>
          <w:tcPr>
            <w:tcW w:w="1237" w:type="dxa"/>
          </w:tcPr>
          <w:p w14:paraId="744B6D8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TCGATA</w:t>
            </w:r>
          </w:p>
        </w:tc>
      </w:tr>
      <w:tr w:rsidR="00B037EA" w14:paraId="6F6C0AD7"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349" w:type="dxa"/>
          </w:tcPr>
          <w:p w14:paraId="1FF38B9E" w14:textId="77777777" w:rsidR="00B037EA" w:rsidRDefault="00000000">
            <w:pPr>
              <w:pStyle w:val="Compact"/>
              <w:rPr>
                <w:b w:val="0"/>
                <w:bCs w:val="0"/>
              </w:rPr>
            </w:pPr>
            <w:r>
              <w:rPr>
                <w:b w:val="0"/>
                <w:bCs w:val="0"/>
              </w:rPr>
              <w:t>AG24_6</w:t>
            </w:r>
          </w:p>
        </w:tc>
        <w:tc>
          <w:tcPr>
            <w:tcW w:w="1349" w:type="dxa"/>
          </w:tcPr>
          <w:p w14:paraId="5D3FDDD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 Smith</w:t>
            </w:r>
          </w:p>
        </w:tc>
        <w:tc>
          <w:tcPr>
            <w:tcW w:w="1501" w:type="dxa"/>
          </w:tcPr>
          <w:p w14:paraId="762EC98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26-Sep-24</w:t>
            </w:r>
          </w:p>
        </w:tc>
        <w:tc>
          <w:tcPr>
            <w:tcW w:w="1548" w:type="dxa"/>
          </w:tcPr>
          <w:p w14:paraId="7BF688B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proofErr w:type="spellStart"/>
            <w:r>
              <w:t>no_protein</w:t>
            </w:r>
            <w:proofErr w:type="spellEnd"/>
          </w:p>
        </w:tc>
        <w:tc>
          <w:tcPr>
            <w:tcW w:w="1003" w:type="dxa"/>
          </w:tcPr>
          <w:p w14:paraId="3BE7258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 </w:t>
            </w:r>
          </w:p>
        </w:tc>
        <w:tc>
          <w:tcPr>
            <w:tcW w:w="1362" w:type="dxa"/>
          </w:tcPr>
          <w:p w14:paraId="2D967DB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ACATGT</w:t>
            </w:r>
          </w:p>
        </w:tc>
        <w:tc>
          <w:tcPr>
            <w:tcW w:w="1237" w:type="dxa"/>
          </w:tcPr>
          <w:p w14:paraId="016088C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TCGATA</w:t>
            </w:r>
          </w:p>
        </w:tc>
      </w:tr>
      <w:tr w:rsidR="00B037EA" w14:paraId="0D4E66AB"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349" w:type="dxa"/>
          </w:tcPr>
          <w:p w14:paraId="1EE8BE10" w14:textId="77777777" w:rsidR="00B037EA" w:rsidRDefault="00000000">
            <w:pPr>
              <w:pStyle w:val="Compact"/>
              <w:rPr>
                <w:b w:val="0"/>
                <w:bCs w:val="0"/>
              </w:rPr>
            </w:pPr>
            <w:r>
              <w:rPr>
                <w:b w:val="0"/>
                <w:bCs w:val="0"/>
              </w:rPr>
              <w:t>AG24_13</w:t>
            </w:r>
          </w:p>
        </w:tc>
        <w:tc>
          <w:tcPr>
            <w:tcW w:w="1349" w:type="dxa"/>
          </w:tcPr>
          <w:p w14:paraId="61D036A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 Smith</w:t>
            </w:r>
          </w:p>
        </w:tc>
        <w:tc>
          <w:tcPr>
            <w:tcW w:w="1501" w:type="dxa"/>
          </w:tcPr>
          <w:p w14:paraId="0BCE0335"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26-Sep-24</w:t>
            </w:r>
          </w:p>
        </w:tc>
        <w:tc>
          <w:tcPr>
            <w:tcW w:w="1548" w:type="dxa"/>
          </w:tcPr>
          <w:p w14:paraId="795DCDD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protein</w:t>
            </w:r>
          </w:p>
        </w:tc>
        <w:tc>
          <w:tcPr>
            <w:tcW w:w="1003" w:type="dxa"/>
          </w:tcPr>
          <w:p w14:paraId="1EAF675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w:t>
            </w:r>
          </w:p>
        </w:tc>
        <w:tc>
          <w:tcPr>
            <w:tcW w:w="1362" w:type="dxa"/>
          </w:tcPr>
          <w:p w14:paraId="4A1B1B3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ACGACG</w:t>
            </w:r>
          </w:p>
        </w:tc>
        <w:tc>
          <w:tcPr>
            <w:tcW w:w="1237" w:type="dxa"/>
          </w:tcPr>
          <w:p w14:paraId="0CF0CF5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TCGATA</w:t>
            </w:r>
          </w:p>
        </w:tc>
      </w:tr>
      <w:tr w:rsidR="00B037EA" w14:paraId="481D79AF"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349" w:type="dxa"/>
          </w:tcPr>
          <w:p w14:paraId="13C5547D" w14:textId="77777777" w:rsidR="00B037EA" w:rsidRDefault="00000000">
            <w:pPr>
              <w:pStyle w:val="Compact"/>
              <w:rPr>
                <w:b w:val="0"/>
                <w:bCs w:val="0"/>
              </w:rPr>
            </w:pPr>
            <w:r>
              <w:rPr>
                <w:b w:val="0"/>
                <w:bCs w:val="0"/>
              </w:rPr>
              <w:t>AG24_14</w:t>
            </w:r>
          </w:p>
        </w:tc>
        <w:tc>
          <w:tcPr>
            <w:tcW w:w="1349" w:type="dxa"/>
          </w:tcPr>
          <w:p w14:paraId="1446F2E4"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 Smith</w:t>
            </w:r>
          </w:p>
        </w:tc>
        <w:tc>
          <w:tcPr>
            <w:tcW w:w="1501" w:type="dxa"/>
          </w:tcPr>
          <w:p w14:paraId="00E0C024"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26-Sep-24</w:t>
            </w:r>
          </w:p>
        </w:tc>
        <w:tc>
          <w:tcPr>
            <w:tcW w:w="1548" w:type="dxa"/>
          </w:tcPr>
          <w:p w14:paraId="4937D81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protein</w:t>
            </w:r>
          </w:p>
        </w:tc>
        <w:tc>
          <w:tcPr>
            <w:tcW w:w="1003" w:type="dxa"/>
          </w:tcPr>
          <w:p w14:paraId="7E6A520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w:t>
            </w:r>
          </w:p>
        </w:tc>
        <w:tc>
          <w:tcPr>
            <w:tcW w:w="1362" w:type="dxa"/>
          </w:tcPr>
          <w:p w14:paraId="4FD9FA7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ACGCGA</w:t>
            </w:r>
          </w:p>
        </w:tc>
        <w:tc>
          <w:tcPr>
            <w:tcW w:w="1237" w:type="dxa"/>
          </w:tcPr>
          <w:p w14:paraId="786B515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TCGATA</w:t>
            </w:r>
          </w:p>
        </w:tc>
      </w:tr>
      <w:tr w:rsidR="00B037EA" w14:paraId="7F8C3B58"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349" w:type="dxa"/>
          </w:tcPr>
          <w:p w14:paraId="2DD2160D" w14:textId="77777777" w:rsidR="00B037EA" w:rsidRDefault="00000000">
            <w:pPr>
              <w:pStyle w:val="Compact"/>
              <w:rPr>
                <w:b w:val="0"/>
                <w:bCs w:val="0"/>
              </w:rPr>
            </w:pPr>
            <w:r>
              <w:rPr>
                <w:b w:val="0"/>
                <w:bCs w:val="0"/>
              </w:rPr>
              <w:t>AG24_15</w:t>
            </w:r>
          </w:p>
        </w:tc>
        <w:tc>
          <w:tcPr>
            <w:tcW w:w="1349" w:type="dxa"/>
          </w:tcPr>
          <w:p w14:paraId="6FA4C4A4"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 Smith</w:t>
            </w:r>
          </w:p>
        </w:tc>
        <w:tc>
          <w:tcPr>
            <w:tcW w:w="1501" w:type="dxa"/>
          </w:tcPr>
          <w:p w14:paraId="1F18B234"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26-Sep-24</w:t>
            </w:r>
          </w:p>
        </w:tc>
        <w:tc>
          <w:tcPr>
            <w:tcW w:w="1548" w:type="dxa"/>
          </w:tcPr>
          <w:p w14:paraId="11793AA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protein</w:t>
            </w:r>
          </w:p>
        </w:tc>
        <w:tc>
          <w:tcPr>
            <w:tcW w:w="1003" w:type="dxa"/>
          </w:tcPr>
          <w:p w14:paraId="72CBD04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w:t>
            </w:r>
          </w:p>
        </w:tc>
        <w:tc>
          <w:tcPr>
            <w:tcW w:w="1362" w:type="dxa"/>
          </w:tcPr>
          <w:p w14:paraId="1001920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ACTAGC</w:t>
            </w:r>
          </w:p>
        </w:tc>
        <w:tc>
          <w:tcPr>
            <w:tcW w:w="1237" w:type="dxa"/>
          </w:tcPr>
          <w:p w14:paraId="274AE6F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rPr>
                <w:b/>
                <w:bCs/>
              </w:rPr>
            </w:pPr>
            <w:r>
              <w:t>TCGATA</w:t>
            </w:r>
            <w:r>
              <w:rPr>
                <w:b/>
                <w:bCs/>
              </w:rPr>
              <w:t xml:space="preserve"> </w:t>
            </w:r>
          </w:p>
        </w:tc>
      </w:tr>
    </w:tbl>
    <w:p w14:paraId="41CD8B17" w14:textId="77777777" w:rsidR="00B037EA" w:rsidRDefault="00000000">
      <w:pPr>
        <w:pStyle w:val="BodyText"/>
      </w:pPr>
      <w:r>
        <w:t>Required columns for demultiplexing:</w:t>
      </w:r>
    </w:p>
    <w:p w14:paraId="055DCF65" w14:textId="77777777" w:rsidR="00B037EA" w:rsidRDefault="00000000" w:rsidP="0079700F">
      <w:pPr>
        <w:pStyle w:val="Compact"/>
        <w:numPr>
          <w:ilvl w:val="0"/>
          <w:numId w:val="44"/>
        </w:numPr>
      </w:pPr>
      <w:r>
        <w:rPr>
          <w:rStyle w:val="VerbatimChar"/>
        </w:rPr>
        <w:t>name</w:t>
      </w:r>
      <w:r>
        <w:t>: Unique identifier for each selection</w:t>
      </w:r>
    </w:p>
    <w:p w14:paraId="7AEA0797" w14:textId="77777777" w:rsidR="00B037EA" w:rsidRDefault="00000000" w:rsidP="0079700F">
      <w:pPr>
        <w:pStyle w:val="Compact"/>
        <w:numPr>
          <w:ilvl w:val="0"/>
          <w:numId w:val="45"/>
        </w:numPr>
      </w:pPr>
      <w:r>
        <w:rPr>
          <w:rStyle w:val="VerbatimChar"/>
        </w:rPr>
        <w:t>S0</w:t>
      </w:r>
      <w:r>
        <w:t xml:space="preserve">, </w:t>
      </w:r>
      <w:r>
        <w:rPr>
          <w:rStyle w:val="VerbatimChar"/>
        </w:rPr>
        <w:t>S1</w:t>
      </w:r>
      <w:r>
        <w:t>: Multiplexing barcodes for selection identification</w:t>
      </w:r>
    </w:p>
    <w:p w14:paraId="7F322B01" w14:textId="77777777" w:rsidR="00B037EA" w:rsidRDefault="00000000">
      <w:pPr>
        <w:pStyle w:val="BodyText"/>
      </w:pPr>
      <w:r>
        <w:t>Required columns for statistical analysis:</w:t>
      </w:r>
    </w:p>
    <w:p w14:paraId="42A8CF02" w14:textId="77777777" w:rsidR="00B037EA" w:rsidRDefault="00000000" w:rsidP="0079700F">
      <w:pPr>
        <w:pStyle w:val="Compact"/>
        <w:numPr>
          <w:ilvl w:val="0"/>
          <w:numId w:val="46"/>
        </w:numPr>
      </w:pPr>
      <w:r>
        <w:rPr>
          <w:rStyle w:val="VerbatimChar"/>
        </w:rPr>
        <w:t>group</w:t>
      </w:r>
      <w:r>
        <w:t>: Statistical grouping (e.g., "protein", "</w:t>
      </w:r>
      <w:proofErr w:type="spellStart"/>
      <w:r>
        <w:t>no_protein</w:t>
      </w:r>
      <w:proofErr w:type="spellEnd"/>
      <w:r>
        <w:t>", "naive")</w:t>
      </w:r>
    </w:p>
    <w:p w14:paraId="611A4D20" w14:textId="77777777" w:rsidR="00B037EA" w:rsidRDefault="00000000">
      <w:pPr>
        <w:pStyle w:val="FirstParagraph"/>
      </w:pPr>
      <w:r>
        <w:t>Optional columns:</w:t>
      </w:r>
    </w:p>
    <w:p w14:paraId="490DB6D1" w14:textId="77777777" w:rsidR="00B037EA" w:rsidRDefault="00000000" w:rsidP="0079700F">
      <w:pPr>
        <w:pStyle w:val="Compact"/>
        <w:numPr>
          <w:ilvl w:val="0"/>
          <w:numId w:val="47"/>
        </w:numPr>
      </w:pPr>
      <w:r>
        <w:rPr>
          <w:rStyle w:val="VerbatimChar"/>
        </w:rPr>
        <w:t>operator</w:t>
      </w:r>
      <w:r>
        <w:t>: Person who performed the selection</w:t>
      </w:r>
    </w:p>
    <w:p w14:paraId="2E2B42DF" w14:textId="77777777" w:rsidR="00B037EA" w:rsidRDefault="00000000" w:rsidP="0079700F">
      <w:pPr>
        <w:pStyle w:val="Compact"/>
        <w:numPr>
          <w:ilvl w:val="0"/>
          <w:numId w:val="48"/>
        </w:numPr>
      </w:pPr>
      <w:r>
        <w:rPr>
          <w:rStyle w:val="VerbatimChar"/>
        </w:rPr>
        <w:t>date</w:t>
      </w:r>
      <w:r>
        <w:t>: Date of selection experiment</w:t>
      </w:r>
    </w:p>
    <w:p w14:paraId="4CB141C6" w14:textId="77777777" w:rsidR="00B037EA" w:rsidRDefault="00000000" w:rsidP="0079700F">
      <w:pPr>
        <w:pStyle w:val="Compact"/>
        <w:numPr>
          <w:ilvl w:val="0"/>
          <w:numId w:val="49"/>
        </w:numPr>
      </w:pPr>
      <w:r>
        <w:t xml:space="preserve">other columns can be added up to the </w:t>
      </w:r>
      <w:proofErr w:type="gramStart"/>
      <w:r>
        <w:t>users</w:t>
      </w:r>
      <w:proofErr w:type="gramEnd"/>
      <w:r>
        <w:t xml:space="preserve"> discretion</w:t>
      </w:r>
    </w:p>
    <w:p w14:paraId="47351DD3" w14:textId="77777777" w:rsidR="00B037EA" w:rsidRDefault="00B037EA">
      <w:pPr>
        <w:pStyle w:val="Heading5"/>
      </w:pPr>
    </w:p>
    <w:p w14:paraId="5BC5F9C6" w14:textId="77777777" w:rsidR="00B037EA" w:rsidRDefault="00000000">
      <w:pPr>
        <w:pStyle w:val="Heading5"/>
      </w:pPr>
      <w:bookmarkStart w:id="33" w:name="X510792200dabf2aae0da5f850f832f5d6cea4f8"/>
      <w:bookmarkEnd w:id="33"/>
      <w:r>
        <w:t xml:space="preserve">1.3 Create the </w:t>
      </w:r>
      <w:r>
        <w:rPr>
          <w:rStyle w:val="VerbatimChar"/>
        </w:rPr>
        <w:t>structure</w:t>
      </w:r>
      <w:r>
        <w:t xml:space="preserve"> sheet</w:t>
      </w:r>
    </w:p>
    <w:p w14:paraId="550BFDC4" w14:textId="77777777" w:rsidR="00B037EA" w:rsidRDefault="00000000">
      <w:pPr>
        <w:pStyle w:val="FirstParagraph"/>
      </w:pPr>
      <w:r>
        <w:t>This sheet defines the DNA construct architecture and error tolerance for demultiplexing.</w:t>
      </w:r>
    </w:p>
    <w:p w14:paraId="48132411" w14:textId="77777777" w:rsidR="00B037EA" w:rsidRDefault="00000000">
      <w:pPr>
        <w:pStyle w:val="BodyText"/>
      </w:pPr>
      <w:r>
        <w:t>There are three types of DNA regions:</w:t>
      </w:r>
    </w:p>
    <w:p w14:paraId="215B6E2E" w14:textId="77777777" w:rsidR="00B037EA" w:rsidRDefault="00000000">
      <w:pPr>
        <w:pStyle w:val="sheet"/>
      </w:pPr>
      <w:r>
        <w:t>selection: This region is used for the selection primer as defined in the se</w:t>
      </w:r>
      <w:r>
        <w:rPr>
          <w:rStyle w:val="sheetChar"/>
        </w:rPr>
        <w:t>lec</w:t>
      </w:r>
      <w:r>
        <w:t>tion sheet and need to be named S0 and S1.</w:t>
      </w:r>
    </w:p>
    <w:p w14:paraId="4B9E918F" w14:textId="77777777" w:rsidR="00B037EA" w:rsidRDefault="00000000">
      <w:pPr>
        <w:pStyle w:val="sheet"/>
      </w:pPr>
      <w:r>
        <w:lastRenderedPageBreak/>
        <w:t>constant: These regions are used as constant regions across all DNA constructs and need to be named sequentially C0, C1, etc.</w:t>
      </w:r>
    </w:p>
    <w:p w14:paraId="1D42F34B" w14:textId="77777777" w:rsidR="00B037EA" w:rsidRDefault="00000000">
      <w:pPr>
        <w:pStyle w:val="sheet"/>
      </w:pPr>
      <w:proofErr w:type="spellStart"/>
      <w:r>
        <w:t>building_block</w:t>
      </w:r>
      <w:proofErr w:type="spellEnd"/>
      <w:r>
        <w:t>: This region identifies a chemical building block used and needs to be named sequentially B0, B1, etc.</w:t>
      </w:r>
    </w:p>
    <w:p w14:paraId="2C7C3DA5" w14:textId="77777777" w:rsidR="00B037EA" w:rsidRDefault="00000000">
      <w:pPr>
        <w:pStyle w:val="BodyText"/>
      </w:pPr>
      <w:r>
        <w:t xml:space="preserve">Each region in the DNA construct is identified by a unique </w:t>
      </w:r>
      <w:r>
        <w:rPr>
          <w:i/>
          <w:iCs/>
        </w:rPr>
        <w:t xml:space="preserve">name </w:t>
      </w:r>
      <w:r>
        <w:t xml:space="preserve">and a </w:t>
      </w:r>
      <w:proofErr w:type="spellStart"/>
      <w:r>
        <w:rPr>
          <w:i/>
          <w:iCs/>
        </w:rPr>
        <w:t>max_error_rate</w:t>
      </w:r>
      <w:proofErr w:type="spellEnd"/>
      <w:r>
        <w:t xml:space="preserve"> and whether </w:t>
      </w:r>
      <w:r>
        <w:rPr>
          <w:i/>
          <w:iCs/>
        </w:rPr>
        <w:t xml:space="preserve">indels </w:t>
      </w:r>
      <w:r>
        <w:t>are allowed during multiplexing can be configured for each region.</w:t>
      </w:r>
    </w:p>
    <w:p w14:paraId="35559BAA" w14:textId="77777777" w:rsidR="00B037EA" w:rsidRDefault="00000000">
      <w:pPr>
        <w:pStyle w:val="figure-caption"/>
      </w:pPr>
      <w:r>
        <w:rPr>
          <w:b/>
          <w:bCs/>
        </w:rPr>
        <w:t>Table 5</w:t>
      </w:r>
      <w:r>
        <w:t xml:space="preserve"> | DNA sequence structure definition</w:t>
      </w:r>
    </w:p>
    <w:tbl>
      <w:tblPr>
        <w:tblStyle w:val="GridTable1Light"/>
        <w:tblW w:w="9350" w:type="dxa"/>
        <w:tblLayout w:type="fixed"/>
        <w:tblLook w:val="06A0" w:firstRow="1" w:lastRow="0" w:firstColumn="1" w:lastColumn="0" w:noHBand="1" w:noVBand="1"/>
      </w:tblPr>
      <w:tblGrid>
        <w:gridCol w:w="1465"/>
        <w:gridCol w:w="3030"/>
        <w:gridCol w:w="3296"/>
        <w:gridCol w:w="1559"/>
      </w:tblGrid>
      <w:tr w:rsidR="00B037EA" w14:paraId="4BBF1584" w14:textId="77777777" w:rsidTr="00B037E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464" w:type="dxa"/>
            <w:tcBorders>
              <w:bottom w:val="single" w:sz="12" w:space="0" w:color="666666"/>
            </w:tcBorders>
          </w:tcPr>
          <w:p w14:paraId="30418F7E" w14:textId="77777777" w:rsidR="00B037EA" w:rsidRDefault="00000000">
            <w:pPr>
              <w:pStyle w:val="Compact"/>
            </w:pPr>
            <w:r>
              <w:t>name</w:t>
            </w:r>
          </w:p>
        </w:tc>
        <w:tc>
          <w:tcPr>
            <w:tcW w:w="3030" w:type="dxa"/>
            <w:tcBorders>
              <w:bottom w:val="single" w:sz="12" w:space="0" w:color="666666"/>
            </w:tcBorders>
          </w:tcPr>
          <w:p w14:paraId="5E2A9A3B"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type</w:t>
            </w:r>
          </w:p>
        </w:tc>
        <w:tc>
          <w:tcPr>
            <w:tcW w:w="3296" w:type="dxa"/>
            <w:tcBorders>
              <w:bottom w:val="single" w:sz="12" w:space="0" w:color="666666"/>
            </w:tcBorders>
          </w:tcPr>
          <w:p w14:paraId="236BB1E3"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proofErr w:type="spellStart"/>
            <w:r>
              <w:t>max_error_rate</w:t>
            </w:r>
            <w:proofErr w:type="spellEnd"/>
          </w:p>
        </w:tc>
        <w:tc>
          <w:tcPr>
            <w:tcW w:w="1559" w:type="dxa"/>
            <w:tcBorders>
              <w:bottom w:val="single" w:sz="12" w:space="0" w:color="666666"/>
            </w:tcBorders>
          </w:tcPr>
          <w:p w14:paraId="75940CE1"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indels</w:t>
            </w:r>
          </w:p>
        </w:tc>
      </w:tr>
      <w:tr w:rsidR="00B037EA" w14:paraId="7F17FB27"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464" w:type="dxa"/>
          </w:tcPr>
          <w:p w14:paraId="7CA93381" w14:textId="77777777" w:rsidR="00B037EA" w:rsidRDefault="00000000">
            <w:pPr>
              <w:pStyle w:val="Compact"/>
              <w:rPr>
                <w:b w:val="0"/>
                <w:bCs w:val="0"/>
              </w:rPr>
            </w:pPr>
            <w:r>
              <w:rPr>
                <w:b w:val="0"/>
                <w:bCs w:val="0"/>
              </w:rPr>
              <w:t>S0</w:t>
            </w:r>
          </w:p>
        </w:tc>
        <w:tc>
          <w:tcPr>
            <w:tcW w:w="3030" w:type="dxa"/>
          </w:tcPr>
          <w:p w14:paraId="0229D1C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selection</w:t>
            </w:r>
          </w:p>
        </w:tc>
        <w:tc>
          <w:tcPr>
            <w:tcW w:w="3296" w:type="dxa"/>
          </w:tcPr>
          <w:p w14:paraId="19627B9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tcW w:w="1559" w:type="dxa"/>
          </w:tcPr>
          <w:p w14:paraId="722B383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FALSE</w:t>
            </w:r>
          </w:p>
        </w:tc>
      </w:tr>
      <w:tr w:rsidR="00B037EA" w14:paraId="792D154A"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464" w:type="dxa"/>
          </w:tcPr>
          <w:p w14:paraId="560B0652" w14:textId="77777777" w:rsidR="00B037EA" w:rsidRDefault="00000000">
            <w:pPr>
              <w:pStyle w:val="Compact"/>
              <w:rPr>
                <w:b w:val="0"/>
                <w:bCs w:val="0"/>
              </w:rPr>
            </w:pPr>
            <w:r>
              <w:rPr>
                <w:b w:val="0"/>
                <w:bCs w:val="0"/>
              </w:rPr>
              <w:t>C0</w:t>
            </w:r>
          </w:p>
        </w:tc>
        <w:tc>
          <w:tcPr>
            <w:tcW w:w="3030" w:type="dxa"/>
          </w:tcPr>
          <w:p w14:paraId="7FFE5B1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constant</w:t>
            </w:r>
          </w:p>
        </w:tc>
        <w:tc>
          <w:tcPr>
            <w:tcW w:w="3296" w:type="dxa"/>
          </w:tcPr>
          <w:p w14:paraId="5BF88ED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1.01</w:t>
            </w:r>
          </w:p>
        </w:tc>
        <w:tc>
          <w:tcPr>
            <w:tcW w:w="1559" w:type="dxa"/>
          </w:tcPr>
          <w:p w14:paraId="698D9F8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FALSE</w:t>
            </w:r>
          </w:p>
        </w:tc>
      </w:tr>
      <w:tr w:rsidR="00B037EA" w14:paraId="62DA5D68"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464" w:type="dxa"/>
          </w:tcPr>
          <w:p w14:paraId="5196BAA2" w14:textId="77777777" w:rsidR="00B037EA" w:rsidRDefault="00000000">
            <w:pPr>
              <w:pStyle w:val="Compact"/>
              <w:rPr>
                <w:b w:val="0"/>
                <w:bCs w:val="0"/>
              </w:rPr>
            </w:pPr>
            <w:r>
              <w:rPr>
                <w:b w:val="0"/>
                <w:bCs w:val="0"/>
              </w:rPr>
              <w:t>B0</w:t>
            </w:r>
          </w:p>
        </w:tc>
        <w:tc>
          <w:tcPr>
            <w:tcW w:w="3030" w:type="dxa"/>
          </w:tcPr>
          <w:p w14:paraId="1E82B15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proofErr w:type="spellStart"/>
            <w:r>
              <w:t>building_block</w:t>
            </w:r>
            <w:proofErr w:type="spellEnd"/>
          </w:p>
        </w:tc>
        <w:tc>
          <w:tcPr>
            <w:tcW w:w="3296" w:type="dxa"/>
          </w:tcPr>
          <w:p w14:paraId="16DA444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tcW w:w="1559" w:type="dxa"/>
          </w:tcPr>
          <w:p w14:paraId="4E7B14D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FALSE</w:t>
            </w:r>
          </w:p>
        </w:tc>
      </w:tr>
      <w:tr w:rsidR="00B037EA" w14:paraId="3D035561"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464" w:type="dxa"/>
          </w:tcPr>
          <w:p w14:paraId="6E3E438F" w14:textId="77777777" w:rsidR="00B037EA" w:rsidRDefault="00000000">
            <w:pPr>
              <w:pStyle w:val="Compact"/>
              <w:rPr>
                <w:b w:val="0"/>
                <w:bCs w:val="0"/>
              </w:rPr>
            </w:pPr>
            <w:r>
              <w:rPr>
                <w:b w:val="0"/>
                <w:bCs w:val="0"/>
              </w:rPr>
              <w:t>C1</w:t>
            </w:r>
          </w:p>
        </w:tc>
        <w:tc>
          <w:tcPr>
            <w:tcW w:w="3030" w:type="dxa"/>
          </w:tcPr>
          <w:p w14:paraId="65B2AA8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constant</w:t>
            </w:r>
          </w:p>
        </w:tc>
        <w:tc>
          <w:tcPr>
            <w:tcW w:w="3296" w:type="dxa"/>
          </w:tcPr>
          <w:p w14:paraId="1245C8C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1.01</w:t>
            </w:r>
          </w:p>
        </w:tc>
        <w:tc>
          <w:tcPr>
            <w:tcW w:w="1559" w:type="dxa"/>
          </w:tcPr>
          <w:p w14:paraId="1A334C5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FALSE</w:t>
            </w:r>
          </w:p>
        </w:tc>
      </w:tr>
      <w:tr w:rsidR="00B037EA" w14:paraId="348DFFB9"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464" w:type="dxa"/>
          </w:tcPr>
          <w:p w14:paraId="43EF4C8B" w14:textId="77777777" w:rsidR="00B037EA" w:rsidRDefault="00000000">
            <w:pPr>
              <w:pStyle w:val="Compact"/>
              <w:rPr>
                <w:b w:val="0"/>
                <w:bCs w:val="0"/>
              </w:rPr>
            </w:pPr>
            <w:r>
              <w:rPr>
                <w:b w:val="0"/>
                <w:bCs w:val="0"/>
              </w:rPr>
              <w:t>B1</w:t>
            </w:r>
          </w:p>
        </w:tc>
        <w:tc>
          <w:tcPr>
            <w:tcW w:w="3030" w:type="dxa"/>
          </w:tcPr>
          <w:p w14:paraId="4E58565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proofErr w:type="spellStart"/>
            <w:r>
              <w:t>building_block</w:t>
            </w:r>
            <w:proofErr w:type="spellEnd"/>
          </w:p>
        </w:tc>
        <w:tc>
          <w:tcPr>
            <w:tcW w:w="3296" w:type="dxa"/>
          </w:tcPr>
          <w:p w14:paraId="2DF4823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tcW w:w="1559" w:type="dxa"/>
          </w:tcPr>
          <w:p w14:paraId="183496E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FALSE</w:t>
            </w:r>
          </w:p>
        </w:tc>
      </w:tr>
      <w:tr w:rsidR="00B037EA" w14:paraId="2E3FB42A"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464" w:type="dxa"/>
          </w:tcPr>
          <w:p w14:paraId="469833F3" w14:textId="77777777" w:rsidR="00B037EA" w:rsidRDefault="00000000">
            <w:pPr>
              <w:pStyle w:val="Compact"/>
              <w:rPr>
                <w:b w:val="0"/>
                <w:bCs w:val="0"/>
              </w:rPr>
            </w:pPr>
            <w:r>
              <w:rPr>
                <w:b w:val="0"/>
                <w:bCs w:val="0"/>
              </w:rPr>
              <w:t>C2</w:t>
            </w:r>
          </w:p>
        </w:tc>
        <w:tc>
          <w:tcPr>
            <w:tcW w:w="3030" w:type="dxa"/>
          </w:tcPr>
          <w:p w14:paraId="580DBFA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constant</w:t>
            </w:r>
          </w:p>
        </w:tc>
        <w:tc>
          <w:tcPr>
            <w:tcW w:w="3296" w:type="dxa"/>
          </w:tcPr>
          <w:p w14:paraId="227E435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1.01</w:t>
            </w:r>
          </w:p>
        </w:tc>
        <w:tc>
          <w:tcPr>
            <w:tcW w:w="1559" w:type="dxa"/>
          </w:tcPr>
          <w:p w14:paraId="60EAE42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FALSE</w:t>
            </w:r>
          </w:p>
        </w:tc>
      </w:tr>
      <w:tr w:rsidR="00B037EA" w14:paraId="22017B3A" w14:textId="77777777" w:rsidTr="00B037EA">
        <w:trPr>
          <w:trHeight w:val="300"/>
        </w:trPr>
        <w:tc>
          <w:tcPr>
            <w:cnfStyle w:val="001000000000" w:firstRow="0" w:lastRow="0" w:firstColumn="1" w:lastColumn="0" w:oddVBand="0" w:evenVBand="0" w:oddHBand="0" w:evenHBand="0" w:firstRowFirstColumn="0" w:firstRowLastColumn="0" w:lastRowFirstColumn="0" w:lastRowLastColumn="0"/>
            <w:tcW w:w="1464" w:type="dxa"/>
          </w:tcPr>
          <w:p w14:paraId="5CEF7CBB" w14:textId="77777777" w:rsidR="00B037EA" w:rsidRDefault="00000000">
            <w:pPr>
              <w:pStyle w:val="Compact"/>
              <w:rPr>
                <w:b w:val="0"/>
                <w:bCs w:val="0"/>
              </w:rPr>
            </w:pPr>
            <w:r>
              <w:rPr>
                <w:b w:val="0"/>
                <w:bCs w:val="0"/>
              </w:rPr>
              <w:t>S1</w:t>
            </w:r>
          </w:p>
        </w:tc>
        <w:tc>
          <w:tcPr>
            <w:tcW w:w="3030" w:type="dxa"/>
          </w:tcPr>
          <w:p w14:paraId="6A910B1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selection</w:t>
            </w:r>
          </w:p>
        </w:tc>
        <w:tc>
          <w:tcPr>
            <w:tcW w:w="3296" w:type="dxa"/>
          </w:tcPr>
          <w:p w14:paraId="5963668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0</w:t>
            </w:r>
          </w:p>
        </w:tc>
        <w:tc>
          <w:tcPr>
            <w:tcW w:w="1559" w:type="dxa"/>
          </w:tcPr>
          <w:p w14:paraId="5561BFA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rPr>
                <w:b/>
                <w:bCs/>
              </w:rPr>
            </w:pPr>
            <w:r>
              <w:t>FALSE</w:t>
            </w:r>
            <w:r>
              <w:rPr>
                <w:b/>
                <w:bCs/>
              </w:rPr>
              <w:t xml:space="preserve"> </w:t>
            </w:r>
          </w:p>
        </w:tc>
      </w:tr>
    </w:tbl>
    <w:p w14:paraId="2DE11D96" w14:textId="77777777" w:rsidR="00B037EA" w:rsidRDefault="00000000">
      <w:pPr>
        <w:pStyle w:val="BodyText"/>
      </w:pPr>
      <w:r>
        <w:t>Column descriptions:</w:t>
      </w:r>
    </w:p>
    <w:p w14:paraId="3038E234" w14:textId="77777777" w:rsidR="00B037EA" w:rsidRDefault="00000000" w:rsidP="0079700F">
      <w:pPr>
        <w:pStyle w:val="Compact"/>
        <w:numPr>
          <w:ilvl w:val="0"/>
          <w:numId w:val="50"/>
        </w:numPr>
      </w:pPr>
      <w:r>
        <w:rPr>
          <w:rStyle w:val="VerbatimChar"/>
        </w:rPr>
        <w:t>name</w:t>
      </w:r>
      <w:r>
        <w:t>: Unique identifier for each DNA region</w:t>
      </w:r>
    </w:p>
    <w:p w14:paraId="114AAF26" w14:textId="77777777" w:rsidR="00B037EA" w:rsidRDefault="00000000" w:rsidP="0079700F">
      <w:pPr>
        <w:pStyle w:val="Compact"/>
        <w:numPr>
          <w:ilvl w:val="0"/>
          <w:numId w:val="51"/>
        </w:numPr>
      </w:pPr>
      <w:r>
        <w:rPr>
          <w:rStyle w:val="VerbatimChar"/>
        </w:rPr>
        <w:t>type</w:t>
      </w:r>
      <w:r>
        <w:t>: Region type (</w:t>
      </w:r>
      <w:r>
        <w:rPr>
          <w:rStyle w:val="VerbatimChar"/>
        </w:rPr>
        <w:t>selection</w:t>
      </w:r>
      <w:r>
        <w:t xml:space="preserve">, </w:t>
      </w:r>
      <w:r>
        <w:rPr>
          <w:rStyle w:val="VerbatimChar"/>
        </w:rPr>
        <w:t>constant</w:t>
      </w:r>
      <w:r>
        <w:t xml:space="preserve">, or </w:t>
      </w:r>
      <w:proofErr w:type="spellStart"/>
      <w:r>
        <w:rPr>
          <w:rStyle w:val="VerbatimChar"/>
        </w:rPr>
        <w:t>building_block</w:t>
      </w:r>
      <w:proofErr w:type="spellEnd"/>
      <w:r>
        <w:t>)</w:t>
      </w:r>
    </w:p>
    <w:p w14:paraId="792DF881" w14:textId="77777777" w:rsidR="00B037EA" w:rsidRDefault="00000000" w:rsidP="0079700F">
      <w:pPr>
        <w:pStyle w:val="Compact"/>
        <w:numPr>
          <w:ilvl w:val="0"/>
          <w:numId w:val="52"/>
        </w:numPr>
      </w:pPr>
      <w:proofErr w:type="spellStart"/>
      <w:r>
        <w:rPr>
          <w:rStyle w:val="VerbatimChar"/>
        </w:rPr>
        <w:t>max_error_rate</w:t>
      </w:r>
      <w:proofErr w:type="spellEnd"/>
      <w:r>
        <w:t>: Maximum allowed error rate for adapter trimming (0 = perfect match, 1.1 = ~10% errors)</w:t>
      </w:r>
    </w:p>
    <w:p w14:paraId="73A35370" w14:textId="77777777" w:rsidR="00B037EA" w:rsidRDefault="00000000" w:rsidP="0079700F">
      <w:pPr>
        <w:pStyle w:val="Compact"/>
        <w:numPr>
          <w:ilvl w:val="0"/>
          <w:numId w:val="53"/>
        </w:numPr>
      </w:pPr>
      <w:r>
        <w:rPr>
          <w:rStyle w:val="VerbatimChar"/>
        </w:rPr>
        <w:t>indels</w:t>
      </w:r>
      <w:r>
        <w:t>: Whether to allow insertions/deletions (TRUE/FALSE)</w:t>
      </w:r>
    </w:p>
    <w:p w14:paraId="5BC4E327" w14:textId="77777777" w:rsidR="00B037EA" w:rsidRDefault="00000000">
      <w:pPr>
        <w:pStyle w:val="FirstParagraph"/>
      </w:pPr>
      <w:r>
        <w:rPr>
          <w:b/>
          <w:bCs/>
        </w:rPr>
        <w:t>CRITICAL STEP</w:t>
      </w:r>
      <w:r>
        <w:t>: Selection barcodes should require perfect matches (</w:t>
      </w:r>
      <w:proofErr w:type="spellStart"/>
      <w:r>
        <w:rPr>
          <w:rStyle w:val="VerbatimChar"/>
        </w:rPr>
        <w:t>max_error_rate</w:t>
      </w:r>
      <w:proofErr w:type="spellEnd"/>
      <w:r>
        <w:rPr>
          <w:rStyle w:val="VerbatimChar"/>
        </w:rPr>
        <w:t xml:space="preserve"> = 0</w:t>
      </w:r>
      <w:r>
        <w:t xml:space="preserve">, </w:t>
      </w:r>
      <w:r>
        <w:rPr>
          <w:rStyle w:val="VerbatimChar"/>
        </w:rPr>
        <w:t>indels = FALSE</w:t>
      </w:r>
      <w:r>
        <w:t>) to ensure accurate multiplexing, while constant regions can tolerate higher error rates depending on their length.</w:t>
      </w:r>
    </w:p>
    <w:p w14:paraId="2B4B2590" w14:textId="77777777" w:rsidR="00B037EA" w:rsidRDefault="00000000">
      <w:pPr>
        <w:pStyle w:val="Heading5"/>
      </w:pPr>
      <w:bookmarkStart w:id="34" w:name="X35d8184db80d6bfa8d6eeac5467de429ac47bab"/>
      <w:bookmarkEnd w:id="34"/>
      <w:r>
        <w:t xml:space="preserve">1.4 Create the </w:t>
      </w:r>
      <w:r>
        <w:rPr>
          <w:rStyle w:val="VerbatimChar"/>
        </w:rPr>
        <w:t>constant</w:t>
      </w:r>
      <w:r>
        <w:t xml:space="preserve"> sheet</w:t>
      </w:r>
    </w:p>
    <w:p w14:paraId="7CECC958" w14:textId="77777777" w:rsidR="00B037EA" w:rsidRDefault="00000000">
      <w:pPr>
        <w:pStyle w:val="FirstParagraph"/>
      </w:pPr>
      <w:r>
        <w:t xml:space="preserve">This sheet contains the DNA sequences for all constant regions defined in the </w:t>
      </w:r>
      <w:r>
        <w:rPr>
          <w:rStyle w:val="sheetChar"/>
        </w:rPr>
        <w:t xml:space="preserve">structure </w:t>
      </w:r>
      <w:r>
        <w:t>sheet.</w:t>
      </w:r>
    </w:p>
    <w:p w14:paraId="22F5327A" w14:textId="77777777" w:rsidR="00B037EA" w:rsidRDefault="00000000">
      <w:pPr>
        <w:pStyle w:val="figure-caption"/>
      </w:pPr>
      <w:r>
        <w:rPr>
          <w:b/>
          <w:bCs/>
        </w:rPr>
        <w:t>Table 6</w:t>
      </w:r>
      <w:r>
        <w:t xml:space="preserve"> | Constant DNA region sequences</w:t>
      </w:r>
    </w:p>
    <w:tbl>
      <w:tblPr>
        <w:tblStyle w:val="GridTable1Light"/>
        <w:tblW w:w="5000" w:type="pct"/>
        <w:tblLayout w:type="fixed"/>
        <w:tblLook w:val="06A0" w:firstRow="1" w:lastRow="0" w:firstColumn="1" w:lastColumn="0" w:noHBand="1" w:noVBand="1"/>
      </w:tblPr>
      <w:tblGrid>
        <w:gridCol w:w="1589"/>
        <w:gridCol w:w="7761"/>
      </w:tblGrid>
      <w:tr w:rsidR="00B037EA" w14:paraId="7150C80C" w14:textId="77777777" w:rsidTr="00B037E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90" w:type="dxa"/>
            <w:tcBorders>
              <w:bottom w:val="single" w:sz="12" w:space="0" w:color="666666"/>
            </w:tcBorders>
          </w:tcPr>
          <w:p w14:paraId="339E2F63" w14:textId="77777777" w:rsidR="00B037EA" w:rsidRDefault="00000000">
            <w:pPr>
              <w:pStyle w:val="Compact"/>
            </w:pPr>
            <w:r>
              <w:t>name</w:t>
            </w:r>
          </w:p>
        </w:tc>
        <w:tc>
          <w:tcPr>
            <w:tcW w:w="7769" w:type="dxa"/>
            <w:tcBorders>
              <w:bottom w:val="single" w:sz="12" w:space="0" w:color="666666"/>
            </w:tcBorders>
          </w:tcPr>
          <w:p w14:paraId="568CC43A"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codon</w:t>
            </w:r>
          </w:p>
        </w:tc>
      </w:tr>
      <w:tr w:rsidR="00B037EA" w14:paraId="7A5036E3"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590" w:type="dxa"/>
          </w:tcPr>
          <w:p w14:paraId="4317728A" w14:textId="77777777" w:rsidR="00B037EA" w:rsidRDefault="00000000">
            <w:pPr>
              <w:pStyle w:val="Compact"/>
              <w:rPr>
                <w:b w:val="0"/>
                <w:bCs w:val="0"/>
              </w:rPr>
            </w:pPr>
            <w:r>
              <w:rPr>
                <w:b w:val="0"/>
                <w:bCs w:val="0"/>
              </w:rPr>
              <w:t>C0</w:t>
            </w:r>
          </w:p>
        </w:tc>
        <w:tc>
          <w:tcPr>
            <w:tcW w:w="7769" w:type="dxa"/>
          </w:tcPr>
          <w:p w14:paraId="7591ED7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GGAGCTTCTGAATTCTGTGTGCTG</w:t>
            </w:r>
          </w:p>
        </w:tc>
      </w:tr>
      <w:tr w:rsidR="00B037EA" w14:paraId="5AC66FCA"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590" w:type="dxa"/>
          </w:tcPr>
          <w:p w14:paraId="72568CEF" w14:textId="77777777" w:rsidR="00B037EA" w:rsidRDefault="00000000">
            <w:pPr>
              <w:pStyle w:val="Compact"/>
              <w:rPr>
                <w:b w:val="0"/>
                <w:bCs w:val="0"/>
              </w:rPr>
            </w:pPr>
            <w:r>
              <w:rPr>
                <w:b w:val="0"/>
                <w:bCs w:val="0"/>
              </w:rPr>
              <w:t>C1</w:t>
            </w:r>
          </w:p>
        </w:tc>
        <w:tc>
          <w:tcPr>
            <w:tcW w:w="7769" w:type="dxa"/>
          </w:tcPr>
          <w:p w14:paraId="7D69B15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CGAGCGTCAGGCAGCCTGTGTGCTG</w:t>
            </w:r>
          </w:p>
        </w:tc>
      </w:tr>
      <w:tr w:rsidR="00B037EA" w14:paraId="469BE7E8" w14:textId="77777777" w:rsidTr="00B037EA">
        <w:trPr>
          <w:trHeight w:val="300"/>
        </w:trPr>
        <w:tc>
          <w:tcPr>
            <w:cnfStyle w:val="001000000000" w:firstRow="0" w:lastRow="0" w:firstColumn="1" w:lastColumn="0" w:oddVBand="0" w:evenVBand="0" w:oddHBand="0" w:evenHBand="0" w:firstRowFirstColumn="0" w:firstRowLastColumn="0" w:lastRowFirstColumn="0" w:lastRowLastColumn="0"/>
            <w:tcW w:w="1590" w:type="dxa"/>
          </w:tcPr>
          <w:p w14:paraId="09BB6FFA" w14:textId="77777777" w:rsidR="00B037EA" w:rsidRDefault="00000000">
            <w:pPr>
              <w:pStyle w:val="Compact"/>
              <w:rPr>
                <w:b w:val="0"/>
                <w:bCs w:val="0"/>
              </w:rPr>
            </w:pPr>
            <w:r>
              <w:rPr>
                <w:b w:val="0"/>
                <w:bCs w:val="0"/>
              </w:rPr>
              <w:t>C2</w:t>
            </w:r>
          </w:p>
        </w:tc>
        <w:tc>
          <w:tcPr>
            <w:tcW w:w="7769" w:type="dxa"/>
          </w:tcPr>
          <w:p w14:paraId="76C38A4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rPr>
                <w:b/>
                <w:bCs/>
              </w:rPr>
            </w:pPr>
            <w:r>
              <w:t>CGAGTCCCATGGCGC</w:t>
            </w:r>
            <w:r>
              <w:rPr>
                <w:b/>
                <w:bCs/>
              </w:rPr>
              <w:t xml:space="preserve"> </w:t>
            </w:r>
          </w:p>
        </w:tc>
      </w:tr>
    </w:tbl>
    <w:p w14:paraId="661C98B4" w14:textId="77777777" w:rsidR="00B037EA" w:rsidRDefault="00000000">
      <w:pPr>
        <w:pStyle w:val="BodyText"/>
      </w:pPr>
      <w:r>
        <w:rPr>
          <w:b/>
          <w:bCs/>
        </w:rPr>
        <w:lastRenderedPageBreak/>
        <w:t>Note</w:t>
      </w:r>
      <w:r>
        <w:t xml:space="preserve">: The </w:t>
      </w:r>
      <w:r>
        <w:rPr>
          <w:rStyle w:val="sheetChar"/>
        </w:rPr>
        <w:t xml:space="preserve">name </w:t>
      </w:r>
      <w:r>
        <w:t xml:space="preserve">column must match the constant region </w:t>
      </w:r>
      <w:r>
        <w:rPr>
          <w:rStyle w:val="sheetChar"/>
        </w:rPr>
        <w:t xml:space="preserve">names </w:t>
      </w:r>
      <w:r>
        <w:t xml:space="preserve">defined in the </w:t>
      </w:r>
      <w:r>
        <w:rPr>
          <w:rStyle w:val="sheetChar"/>
        </w:rPr>
        <w:t xml:space="preserve">structure </w:t>
      </w:r>
      <w:r>
        <w:t>sheet.</w:t>
      </w:r>
    </w:p>
    <w:p w14:paraId="721B2108" w14:textId="77777777" w:rsidR="00B037EA" w:rsidRDefault="00000000">
      <w:pPr>
        <w:pStyle w:val="Heading4"/>
      </w:pPr>
      <w:bookmarkStart w:id="35" w:name="step-1--prepare-excel-configuration-file"/>
      <w:bookmarkStart w:id="36" w:name="Xe55b94e17f860d0bafc7f01dbe7ae0c214b100a"/>
      <w:bookmarkEnd w:id="35"/>
      <w:bookmarkEnd w:id="36"/>
      <w:r>
        <w:t>Step 2 | Define chemical building blocks and reactions</w:t>
      </w:r>
    </w:p>
    <w:p w14:paraId="15CF2279" w14:textId="77777777" w:rsidR="00B037EA" w:rsidRDefault="00000000">
      <w:pPr>
        <w:pStyle w:val="FirstParagraph"/>
      </w:pPr>
      <w:r>
        <w:t xml:space="preserve">DELT-Hit supports libraries with an arbitrary number of building blocks. For each building block region defined in the structure sheet, the user must define the used DNA codons in a sheet named according to the </w:t>
      </w:r>
      <w:r>
        <w:rPr>
          <w:rStyle w:val="sheetChar"/>
        </w:rPr>
        <w:t xml:space="preserve">structure </w:t>
      </w:r>
      <w:r>
        <w:t>sheet (i.e. B0, B1, ..., BN). To enable library enumeration and property calculation, users must define the chemical structure of the building blocks and reactions used in the library synthesis as well.</w:t>
      </w:r>
    </w:p>
    <w:p w14:paraId="466A4B75" w14:textId="77777777" w:rsidR="00B037EA" w:rsidRDefault="00000000">
      <w:pPr>
        <w:pStyle w:val="Heading5"/>
      </w:pPr>
      <w:r>
        <w:t>2.1 Create building block sheets (B0, B1, etc.)</w:t>
      </w:r>
    </w:p>
    <w:p w14:paraId="76DD96A0" w14:textId="77777777" w:rsidR="00B037EA" w:rsidRDefault="00000000">
      <w:pPr>
        <w:pStyle w:val="FirstParagraph"/>
      </w:pPr>
      <w:r>
        <w:t xml:space="preserve">For each building block position defined in your </w:t>
      </w:r>
      <w:r>
        <w:rPr>
          <w:rStyle w:val="VerbatimChar"/>
        </w:rPr>
        <w:t>structure</w:t>
      </w:r>
      <w:r>
        <w:t xml:space="preserve"> sheet, create a separate sheet containing all building blocks for that position.</w:t>
      </w:r>
    </w:p>
    <w:p w14:paraId="49490CAD" w14:textId="77777777" w:rsidR="00B037EA" w:rsidRDefault="00000000">
      <w:pPr>
        <w:pStyle w:val="figure-caption"/>
      </w:pPr>
      <w:r>
        <w:rPr>
          <w:b/>
          <w:bCs/>
        </w:rPr>
        <w:t>Table 7</w:t>
      </w:r>
      <w:r>
        <w:t xml:space="preserve"> | Building block definition sheet (example for B0)</w:t>
      </w:r>
    </w:p>
    <w:tbl>
      <w:tblPr>
        <w:tblStyle w:val="GridTable1Light"/>
        <w:tblW w:w="9350" w:type="dxa"/>
        <w:tblLayout w:type="fixed"/>
        <w:tblLook w:val="06A0" w:firstRow="1" w:lastRow="0" w:firstColumn="1" w:lastColumn="0" w:noHBand="1" w:noVBand="1"/>
      </w:tblPr>
      <w:tblGrid>
        <w:gridCol w:w="1260"/>
        <w:gridCol w:w="3722"/>
        <w:gridCol w:w="1534"/>
        <w:gridCol w:w="1331"/>
        <w:gridCol w:w="1503"/>
      </w:tblGrid>
      <w:tr w:rsidR="00B037EA" w14:paraId="4E57DFD5" w14:textId="77777777" w:rsidTr="00B037E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666666"/>
            </w:tcBorders>
          </w:tcPr>
          <w:p w14:paraId="12783532" w14:textId="77777777" w:rsidR="00B037EA" w:rsidRDefault="00000000">
            <w:pPr>
              <w:pStyle w:val="Compact"/>
            </w:pPr>
            <w:r>
              <w:t>codon</w:t>
            </w:r>
          </w:p>
        </w:tc>
        <w:tc>
          <w:tcPr>
            <w:tcW w:w="3722" w:type="dxa"/>
            <w:tcBorders>
              <w:bottom w:val="single" w:sz="12" w:space="0" w:color="666666"/>
            </w:tcBorders>
          </w:tcPr>
          <w:p w14:paraId="289D8BAB"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smiles</w:t>
            </w:r>
          </w:p>
        </w:tc>
        <w:tc>
          <w:tcPr>
            <w:tcW w:w="1534" w:type="dxa"/>
            <w:tcBorders>
              <w:bottom w:val="single" w:sz="12" w:space="0" w:color="666666"/>
            </w:tcBorders>
          </w:tcPr>
          <w:p w14:paraId="3F03E40E"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educt</w:t>
            </w:r>
          </w:p>
        </w:tc>
        <w:tc>
          <w:tcPr>
            <w:tcW w:w="1331" w:type="dxa"/>
            <w:tcBorders>
              <w:bottom w:val="single" w:sz="12" w:space="0" w:color="666666"/>
            </w:tcBorders>
          </w:tcPr>
          <w:p w14:paraId="1350CB20"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reaction</w:t>
            </w:r>
          </w:p>
        </w:tc>
        <w:tc>
          <w:tcPr>
            <w:tcW w:w="1503" w:type="dxa"/>
            <w:tcBorders>
              <w:bottom w:val="single" w:sz="12" w:space="0" w:color="666666"/>
            </w:tcBorders>
          </w:tcPr>
          <w:p w14:paraId="1D8D3C88"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product</w:t>
            </w:r>
          </w:p>
        </w:tc>
      </w:tr>
      <w:tr w:rsidR="00B037EA" w14:paraId="6B671C27"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260" w:type="dxa"/>
          </w:tcPr>
          <w:p w14:paraId="1C32D196" w14:textId="77777777" w:rsidR="00B037EA" w:rsidRDefault="00000000">
            <w:pPr>
              <w:pStyle w:val="Compact"/>
              <w:rPr>
                <w:b w:val="0"/>
                <w:bCs w:val="0"/>
              </w:rPr>
            </w:pPr>
            <w:r>
              <w:rPr>
                <w:b w:val="0"/>
                <w:bCs w:val="0"/>
              </w:rPr>
              <w:t>ATCTAT</w:t>
            </w:r>
          </w:p>
        </w:tc>
        <w:tc>
          <w:tcPr>
            <w:tcW w:w="3722" w:type="dxa"/>
          </w:tcPr>
          <w:p w14:paraId="649F2DD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NCC1=CC=CS1</w:t>
            </w:r>
          </w:p>
        </w:tc>
        <w:tc>
          <w:tcPr>
            <w:tcW w:w="1534" w:type="dxa"/>
          </w:tcPr>
          <w:p w14:paraId="49AECD2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scaffold_1</w:t>
            </w:r>
          </w:p>
        </w:tc>
        <w:tc>
          <w:tcPr>
            <w:tcW w:w="1331" w:type="dxa"/>
          </w:tcPr>
          <w:p w14:paraId="52020E0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ABF1</w:t>
            </w:r>
          </w:p>
        </w:tc>
        <w:tc>
          <w:tcPr>
            <w:tcW w:w="1503" w:type="dxa"/>
          </w:tcPr>
          <w:p w14:paraId="33E1758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product_1</w:t>
            </w:r>
          </w:p>
        </w:tc>
      </w:tr>
      <w:tr w:rsidR="00B037EA" w14:paraId="0D96B04F"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260" w:type="dxa"/>
          </w:tcPr>
          <w:p w14:paraId="6DAFE905" w14:textId="77777777" w:rsidR="00B037EA" w:rsidRDefault="00000000">
            <w:pPr>
              <w:pStyle w:val="Compact"/>
              <w:rPr>
                <w:b w:val="0"/>
                <w:bCs w:val="0"/>
              </w:rPr>
            </w:pPr>
            <w:r>
              <w:rPr>
                <w:b w:val="0"/>
                <w:bCs w:val="0"/>
              </w:rPr>
              <w:t>AGAATA</w:t>
            </w:r>
          </w:p>
        </w:tc>
        <w:tc>
          <w:tcPr>
            <w:tcW w:w="3722" w:type="dxa"/>
          </w:tcPr>
          <w:p w14:paraId="108B5164"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COC1=CC=C(OC)C(CN)=C1</w:t>
            </w:r>
          </w:p>
        </w:tc>
        <w:tc>
          <w:tcPr>
            <w:tcW w:w="1534" w:type="dxa"/>
          </w:tcPr>
          <w:p w14:paraId="4BBE247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scaffold_1</w:t>
            </w:r>
          </w:p>
        </w:tc>
        <w:tc>
          <w:tcPr>
            <w:tcW w:w="1331" w:type="dxa"/>
          </w:tcPr>
          <w:p w14:paraId="58890F5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ABF1</w:t>
            </w:r>
          </w:p>
        </w:tc>
        <w:tc>
          <w:tcPr>
            <w:tcW w:w="1503" w:type="dxa"/>
          </w:tcPr>
          <w:p w14:paraId="1D1D717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product_1</w:t>
            </w:r>
          </w:p>
        </w:tc>
      </w:tr>
      <w:tr w:rsidR="00B037EA" w14:paraId="09FA2DC2"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260" w:type="dxa"/>
          </w:tcPr>
          <w:p w14:paraId="68F68483" w14:textId="77777777" w:rsidR="00B037EA" w:rsidRDefault="00000000">
            <w:pPr>
              <w:pStyle w:val="Compact"/>
              <w:rPr>
                <w:b w:val="0"/>
                <w:bCs w:val="0"/>
              </w:rPr>
            </w:pPr>
            <w:r>
              <w:rPr>
                <w:b w:val="0"/>
                <w:bCs w:val="0"/>
              </w:rPr>
              <w:t>TCATTA</w:t>
            </w:r>
          </w:p>
        </w:tc>
        <w:tc>
          <w:tcPr>
            <w:tcW w:w="3722" w:type="dxa"/>
          </w:tcPr>
          <w:p w14:paraId="5446902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NCCCSCC1=CC=C(F)C=C1</w:t>
            </w:r>
          </w:p>
        </w:tc>
        <w:tc>
          <w:tcPr>
            <w:tcW w:w="1534" w:type="dxa"/>
          </w:tcPr>
          <w:p w14:paraId="3215C81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scaffold_1</w:t>
            </w:r>
          </w:p>
        </w:tc>
        <w:tc>
          <w:tcPr>
            <w:tcW w:w="1331" w:type="dxa"/>
          </w:tcPr>
          <w:p w14:paraId="08AB027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ABF1</w:t>
            </w:r>
          </w:p>
        </w:tc>
        <w:tc>
          <w:tcPr>
            <w:tcW w:w="1503" w:type="dxa"/>
          </w:tcPr>
          <w:p w14:paraId="238A415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product_1</w:t>
            </w:r>
          </w:p>
        </w:tc>
      </w:tr>
      <w:tr w:rsidR="00B037EA" w14:paraId="7F4358A3"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1260" w:type="dxa"/>
          </w:tcPr>
          <w:p w14:paraId="5DBA1BF4" w14:textId="77777777" w:rsidR="00B037EA" w:rsidRDefault="00000000">
            <w:pPr>
              <w:pStyle w:val="Compact"/>
              <w:rPr>
                <w:b w:val="0"/>
                <w:bCs w:val="0"/>
              </w:rPr>
            </w:pPr>
            <w:r>
              <w:rPr>
                <w:b w:val="0"/>
                <w:bCs w:val="0"/>
              </w:rPr>
              <w:t>TTGACT</w:t>
            </w:r>
          </w:p>
        </w:tc>
        <w:tc>
          <w:tcPr>
            <w:tcW w:w="3722" w:type="dxa"/>
          </w:tcPr>
          <w:p w14:paraId="47CF4D7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NCC1(CC</w:t>
            </w:r>
            <w:proofErr w:type="gramStart"/>
            <w:r>
              <w:t>1)C</w:t>
            </w:r>
            <w:proofErr w:type="gramEnd"/>
            <w:r>
              <w:t>1=CC=CC=C1</w:t>
            </w:r>
          </w:p>
        </w:tc>
        <w:tc>
          <w:tcPr>
            <w:tcW w:w="1534" w:type="dxa"/>
          </w:tcPr>
          <w:p w14:paraId="76DC72D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scaffold_1</w:t>
            </w:r>
          </w:p>
        </w:tc>
        <w:tc>
          <w:tcPr>
            <w:tcW w:w="1331" w:type="dxa"/>
          </w:tcPr>
          <w:p w14:paraId="022DEE4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ABF1</w:t>
            </w:r>
          </w:p>
        </w:tc>
        <w:tc>
          <w:tcPr>
            <w:tcW w:w="1503" w:type="dxa"/>
          </w:tcPr>
          <w:p w14:paraId="371A1924"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product_1</w:t>
            </w:r>
          </w:p>
        </w:tc>
      </w:tr>
    </w:tbl>
    <w:p w14:paraId="55AC5EE6" w14:textId="77777777" w:rsidR="00B037EA" w:rsidRDefault="00000000">
      <w:pPr>
        <w:pStyle w:val="BodyText"/>
      </w:pPr>
      <w:r>
        <w:t>Required columns for demultiplexing:</w:t>
      </w:r>
    </w:p>
    <w:p w14:paraId="50C176CB" w14:textId="77777777" w:rsidR="00B037EA" w:rsidRDefault="00000000" w:rsidP="0079700F">
      <w:pPr>
        <w:pStyle w:val="Compact"/>
        <w:numPr>
          <w:ilvl w:val="0"/>
          <w:numId w:val="54"/>
        </w:numPr>
      </w:pPr>
      <w:r>
        <w:rPr>
          <w:rStyle w:val="sheetChar"/>
        </w:rPr>
        <w:t>codon</w:t>
      </w:r>
      <w:r>
        <w:t>: DNA barcode sequence identifying this building block</w:t>
      </w:r>
    </w:p>
    <w:p w14:paraId="28F73066" w14:textId="77777777" w:rsidR="00B037EA" w:rsidRDefault="00000000">
      <w:pPr>
        <w:pStyle w:val="BodyText"/>
      </w:pPr>
      <w:r>
        <w:t>Required columns for library enumeration:</w:t>
      </w:r>
    </w:p>
    <w:p w14:paraId="2E088D0D" w14:textId="77777777" w:rsidR="00B037EA" w:rsidRDefault="00000000" w:rsidP="0079700F">
      <w:pPr>
        <w:pStyle w:val="Compact"/>
        <w:numPr>
          <w:ilvl w:val="0"/>
          <w:numId w:val="55"/>
        </w:numPr>
      </w:pPr>
      <w:r>
        <w:rPr>
          <w:rStyle w:val="sheetChar"/>
        </w:rPr>
        <w:t>smiles</w:t>
      </w:r>
      <w:r>
        <w:t>: Chemical structure in SMILES notation</w:t>
      </w:r>
    </w:p>
    <w:p w14:paraId="1917F6F4" w14:textId="77777777" w:rsidR="00B037EA" w:rsidRDefault="00000000" w:rsidP="0079700F">
      <w:pPr>
        <w:pStyle w:val="Compact"/>
        <w:numPr>
          <w:ilvl w:val="0"/>
          <w:numId w:val="56"/>
        </w:numPr>
      </w:pPr>
      <w:r>
        <w:rPr>
          <w:rStyle w:val="sheetChar"/>
        </w:rPr>
        <w:t>reaction</w:t>
      </w:r>
      <w:r>
        <w:t>: Name of the reaction using this building block</w:t>
      </w:r>
    </w:p>
    <w:p w14:paraId="4769B034" w14:textId="77777777" w:rsidR="00B037EA" w:rsidRDefault="00000000" w:rsidP="0079700F">
      <w:pPr>
        <w:pStyle w:val="Compact"/>
        <w:numPr>
          <w:ilvl w:val="0"/>
          <w:numId w:val="57"/>
        </w:numPr>
      </w:pPr>
      <w:r>
        <w:rPr>
          <w:rStyle w:val="sheetChar"/>
        </w:rPr>
        <w:t>educt</w:t>
      </w:r>
      <w:r>
        <w:t>: Name of the compound this building block reacts with if any</w:t>
      </w:r>
    </w:p>
    <w:p w14:paraId="46F7AA59" w14:textId="6AF11DA7" w:rsidR="00884462" w:rsidRDefault="00000000" w:rsidP="0079700F">
      <w:pPr>
        <w:pStyle w:val="Compact"/>
        <w:numPr>
          <w:ilvl w:val="0"/>
          <w:numId w:val="58"/>
        </w:numPr>
      </w:pPr>
      <w:r>
        <w:rPr>
          <w:rStyle w:val="sheetChar"/>
        </w:rPr>
        <w:t>product</w:t>
      </w:r>
      <w:r>
        <w:t>: Name of the product formed</w:t>
      </w:r>
    </w:p>
    <w:p w14:paraId="4328CF24" w14:textId="77777777" w:rsidR="000D2C5F" w:rsidRDefault="000D2C5F">
      <w:pPr>
        <w:pStyle w:val="Heading5"/>
      </w:pPr>
      <w:bookmarkStart w:id="37" w:name="Xa8bbb1502252db6f3ff9cf343ce7640eccfa09e"/>
      <w:bookmarkEnd w:id="37"/>
    </w:p>
    <w:p w14:paraId="6A8CBFDF" w14:textId="795B6B1A" w:rsidR="00B037EA" w:rsidRDefault="00000000">
      <w:pPr>
        <w:pStyle w:val="Heading5"/>
      </w:pPr>
      <w:r>
        <w:t xml:space="preserve">2.2 Create the </w:t>
      </w:r>
      <w:r>
        <w:rPr>
          <w:rStyle w:val="VerbatimChar"/>
        </w:rPr>
        <w:t>reactions</w:t>
      </w:r>
      <w:r>
        <w:t xml:space="preserve"> sheet</w:t>
      </w:r>
    </w:p>
    <w:p w14:paraId="34A9BC4F" w14:textId="5382ED7B" w:rsidR="00B037EA" w:rsidRDefault="00000000">
      <w:pPr>
        <w:pStyle w:val="FirstParagraph"/>
      </w:pPr>
      <w:r>
        <w:t>Only required for library enumeration. Define all chemical reactions used during library synthesis using SMARTS</w:t>
      </w:r>
      <w:r w:rsidR="00B0669C">
        <w:t>/SMIRKS</w:t>
      </w:r>
      <w:r>
        <w:t xml:space="preserve"> notation</w:t>
      </w:r>
      <w:r w:rsidR="00B0669C">
        <w:fldChar w:fldCharType="begin"/>
      </w:r>
      <w:r w:rsidR="00587885">
        <w:instrText xml:space="preserve"> ADDIN EN.CITE &lt;EndNote&gt;&lt;Cite&gt;&lt;Author&gt;b&lt;/Author&gt;&lt;RecNum&gt;66&lt;/RecNum&gt;&lt;DisplayText&gt;&lt;style face="superscript"&gt;34&lt;/style&gt;&lt;/DisplayText&gt;&lt;record&gt;&lt;rec-number&gt;66&lt;/rec-number&gt;&lt;foreign-keys&gt;&lt;key app="EN" db-id="de525t9t7sxfp8e0ara50srd9fer25ad0pd5" timestamp="1770293433"&gt;66&lt;/key&gt;&lt;/foreign-keys&gt;&lt;ref-type name="Web Page"&gt;12&lt;/ref-type&gt;&lt;contributors&gt;&lt;authors&gt;&lt;author&gt;Daylight b&lt;/author&gt;&lt;/authors&gt;&lt;/contributors&gt;&lt;titles&gt;&lt;title&gt;SMIRKS: A Reaction Transform Language [Internet].&lt;/title&gt;&lt;/titles&gt;&lt;dates&gt;&lt;/dates&gt;&lt;urls&gt;&lt;related-urls&gt;&lt;url&gt;http://www.daylight.com/dayhtml/doc/theory/theory.smirks.html&lt;/url&gt;&lt;/related-urls&gt;&lt;/urls&gt;&lt;/record&gt;&lt;/Cite&gt;&lt;/EndNote&gt;</w:instrText>
      </w:r>
      <w:r w:rsidR="00B0669C">
        <w:fldChar w:fldCharType="separate"/>
      </w:r>
      <w:r w:rsidR="00B0669C" w:rsidRPr="00B0669C">
        <w:rPr>
          <w:noProof/>
          <w:vertAlign w:val="superscript"/>
        </w:rPr>
        <w:t>34</w:t>
      </w:r>
      <w:r w:rsidR="00B0669C">
        <w:fldChar w:fldCharType="end"/>
      </w:r>
      <w:r>
        <w:t>. SMARTS</w:t>
      </w:r>
      <w:r w:rsidR="00B0669C">
        <w:t>/SMIRKS</w:t>
      </w:r>
      <w:r>
        <w:t xml:space="preserve"> must be adapted to the building blocks used to yield a single product for each transformation. If a reaction is used several times throughout library synthesis, these must be defined as individual reactions. Table 9 demonstrates this with two amide-bond forming reactions (ABF1 and ABF2) </w:t>
      </w:r>
    </w:p>
    <w:p w14:paraId="7019361D" w14:textId="77777777" w:rsidR="000D2C5F" w:rsidRDefault="000D2C5F" w:rsidP="000D2C5F">
      <w:pPr>
        <w:pStyle w:val="BodyText"/>
      </w:pPr>
    </w:p>
    <w:p w14:paraId="6C0D5AFA" w14:textId="77777777" w:rsidR="000D2C5F" w:rsidRPr="000D2C5F" w:rsidRDefault="000D2C5F" w:rsidP="000D2C5F">
      <w:pPr>
        <w:pStyle w:val="BodyText"/>
      </w:pPr>
    </w:p>
    <w:p w14:paraId="6EA9E48F" w14:textId="4CF0B8B6" w:rsidR="00B037EA" w:rsidRDefault="00000000">
      <w:pPr>
        <w:pStyle w:val="figure-caption"/>
      </w:pPr>
      <w:r>
        <w:rPr>
          <w:b/>
          <w:bCs/>
        </w:rPr>
        <w:lastRenderedPageBreak/>
        <w:t>Table 8</w:t>
      </w:r>
      <w:r>
        <w:t xml:space="preserve"> | Reaction SM</w:t>
      </w:r>
      <w:r w:rsidR="00B0669C">
        <w:t>IRKS</w:t>
      </w:r>
      <w:r>
        <w:t xml:space="preserve"> templates</w:t>
      </w:r>
    </w:p>
    <w:tbl>
      <w:tblPr>
        <w:tblStyle w:val="GridTable1Light"/>
        <w:tblW w:w="9350" w:type="dxa"/>
        <w:tblLayout w:type="fixed"/>
        <w:tblLook w:val="06A0" w:firstRow="1" w:lastRow="0" w:firstColumn="1" w:lastColumn="0" w:noHBand="1" w:noVBand="1"/>
      </w:tblPr>
      <w:tblGrid>
        <w:gridCol w:w="984"/>
        <w:gridCol w:w="8366"/>
      </w:tblGrid>
      <w:tr w:rsidR="00B037EA" w14:paraId="4B24B969" w14:textId="77777777" w:rsidTr="00B037E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984" w:type="dxa"/>
            <w:tcBorders>
              <w:bottom w:val="single" w:sz="12" w:space="0" w:color="666666"/>
            </w:tcBorders>
          </w:tcPr>
          <w:p w14:paraId="06B23531" w14:textId="77777777" w:rsidR="00B037EA" w:rsidRDefault="00000000">
            <w:pPr>
              <w:pStyle w:val="Compact"/>
            </w:pPr>
            <w:r>
              <w:t>name</w:t>
            </w:r>
          </w:p>
        </w:tc>
        <w:tc>
          <w:tcPr>
            <w:tcW w:w="8365" w:type="dxa"/>
            <w:tcBorders>
              <w:bottom w:val="single" w:sz="12" w:space="0" w:color="666666"/>
            </w:tcBorders>
          </w:tcPr>
          <w:p w14:paraId="7DAF5A36"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smirks</w:t>
            </w:r>
          </w:p>
        </w:tc>
      </w:tr>
      <w:tr w:rsidR="00B037EA" w14:paraId="695EA04B"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984" w:type="dxa"/>
          </w:tcPr>
          <w:p w14:paraId="5AE9CB48" w14:textId="77777777" w:rsidR="00B037EA" w:rsidRDefault="00000000">
            <w:pPr>
              <w:pStyle w:val="Compact"/>
              <w:rPr>
                <w:b w:val="0"/>
                <w:bCs w:val="0"/>
              </w:rPr>
            </w:pPr>
            <w:r>
              <w:rPr>
                <w:b w:val="0"/>
                <w:bCs w:val="0"/>
              </w:rPr>
              <w:t>ABF1</w:t>
            </w:r>
          </w:p>
        </w:tc>
        <w:tc>
          <w:tcPr>
            <w:tcW w:w="8365" w:type="dxa"/>
          </w:tcPr>
          <w:p w14:paraId="562876B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[CX3:1](=[O:2])[OX2;H1].[N;$([N;H1,H2]),$([N;H3]);!$([N;H1,H2][S]);!$([NX3][CX3](=[OX1])[#6]);!$([NX3][CX3](=[OX1])[OX2]):4]&gt;&gt;[CX3:1](=[O:2])[N:4]</w:t>
            </w:r>
          </w:p>
        </w:tc>
      </w:tr>
      <w:tr w:rsidR="00B037EA" w14:paraId="4DBEFC00"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984" w:type="dxa"/>
          </w:tcPr>
          <w:p w14:paraId="6E385355" w14:textId="77777777" w:rsidR="00B037EA" w:rsidRDefault="00000000">
            <w:pPr>
              <w:pStyle w:val="Compact"/>
              <w:rPr>
                <w:b w:val="0"/>
                <w:bCs w:val="0"/>
              </w:rPr>
            </w:pPr>
            <w:r>
              <w:rPr>
                <w:b w:val="0"/>
                <w:bCs w:val="0"/>
              </w:rPr>
              <w:t>ABF2</w:t>
            </w:r>
          </w:p>
        </w:tc>
        <w:tc>
          <w:tcPr>
            <w:tcW w:w="8365" w:type="dxa"/>
          </w:tcPr>
          <w:p w14:paraId="01E1C7E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[CX3:1](=[O:2])[OX2;H1].[N;$([N;H1,H2]),$([N;H3]);!$([N;H1,H2][S]);!$([NX3][CX3](=[OX1])[#6]);!$([NX3][CX3](=[OX1])[OX2]):4]&gt;&gt;[CX3:1](=[O:2])[N:4]</w:t>
            </w:r>
          </w:p>
        </w:tc>
      </w:tr>
      <w:tr w:rsidR="00B037EA" w14:paraId="5C266C99"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984" w:type="dxa"/>
          </w:tcPr>
          <w:p w14:paraId="32D67B59" w14:textId="77777777" w:rsidR="00B037EA" w:rsidRDefault="00000000">
            <w:pPr>
              <w:pStyle w:val="Compact"/>
              <w:rPr>
                <w:b w:val="0"/>
                <w:bCs w:val="0"/>
              </w:rPr>
            </w:pPr>
            <w:r>
              <w:rPr>
                <w:b w:val="0"/>
                <w:bCs w:val="0"/>
              </w:rPr>
              <w:t>SR</w:t>
            </w:r>
          </w:p>
        </w:tc>
        <w:tc>
          <w:tcPr>
            <w:tcW w:w="8365" w:type="dxa"/>
          </w:tcPr>
          <w:p w14:paraId="6946CCA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w:t>
            </w:r>
            <w:proofErr w:type="gramStart"/>
            <w:r>
              <w:t>6:1][</w:t>
            </w:r>
            <w:proofErr w:type="gramEnd"/>
            <w:r>
              <w:t>$([NX2</w:t>
            </w:r>
            <w:proofErr w:type="gramStart"/>
            <w:r>
              <w:t>-][</w:t>
            </w:r>
            <w:proofErr w:type="gramEnd"/>
            <w:r>
              <w:t>NX2</w:t>
            </w:r>
            <w:proofErr w:type="gramStart"/>
            <w:r>
              <w:t>+]#</w:t>
            </w:r>
            <w:proofErr w:type="gramEnd"/>
            <w:r>
              <w:t>[NX1]</w:t>
            </w:r>
            <w:proofErr w:type="gramStart"/>
            <w:r>
              <w:t>),$</w:t>
            </w:r>
            <w:proofErr w:type="gramEnd"/>
            <w:r>
              <w:t>([NX</w:t>
            </w:r>
            <w:proofErr w:type="gramStart"/>
            <w:r>
              <w:t>2]=</w:t>
            </w:r>
            <w:proofErr w:type="gramEnd"/>
            <w:r>
              <w:t>[NX2</w:t>
            </w:r>
            <w:proofErr w:type="gramStart"/>
            <w:r>
              <w:t>+]=</w:t>
            </w:r>
            <w:proofErr w:type="gramEnd"/>
            <w:r>
              <w:t>[NX1-])]&gt;&gt;[#6:</w:t>
            </w:r>
            <w:proofErr w:type="gramStart"/>
            <w:r>
              <w:t>1][N;H</w:t>
            </w:r>
            <w:proofErr w:type="gramEnd"/>
            <w:r>
              <w:t>2]</w:t>
            </w:r>
          </w:p>
        </w:tc>
      </w:tr>
      <w:tr w:rsidR="00B037EA" w14:paraId="4D4B697A" w14:textId="77777777" w:rsidTr="00B037EA">
        <w:trPr>
          <w:trHeight w:val="345"/>
        </w:trPr>
        <w:tc>
          <w:tcPr>
            <w:cnfStyle w:val="001000000000" w:firstRow="0" w:lastRow="0" w:firstColumn="1" w:lastColumn="0" w:oddVBand="0" w:evenVBand="0" w:oddHBand="0" w:evenHBand="0" w:firstRowFirstColumn="0" w:firstRowLastColumn="0" w:lastRowFirstColumn="0" w:lastRowLastColumn="0"/>
            <w:tcW w:w="984" w:type="dxa"/>
          </w:tcPr>
          <w:p w14:paraId="4921176D" w14:textId="77777777" w:rsidR="00B037EA" w:rsidRDefault="00000000">
            <w:pPr>
              <w:pStyle w:val="Compact"/>
              <w:rPr>
                <w:b w:val="0"/>
                <w:bCs w:val="0"/>
              </w:rPr>
            </w:pPr>
            <w:proofErr w:type="spellStart"/>
            <w:r>
              <w:rPr>
                <w:b w:val="0"/>
                <w:bCs w:val="0"/>
              </w:rPr>
              <w:t>CuAAC</w:t>
            </w:r>
            <w:proofErr w:type="spellEnd"/>
          </w:p>
        </w:tc>
        <w:tc>
          <w:tcPr>
            <w:tcW w:w="8365" w:type="dxa"/>
          </w:tcPr>
          <w:p w14:paraId="158C956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rPr>
                <w:b/>
                <w:bCs/>
              </w:rPr>
            </w:pPr>
            <w:r>
              <w:t>[CX</w:t>
            </w:r>
            <w:proofErr w:type="gramStart"/>
            <w:r>
              <w:t>2:1]#</w:t>
            </w:r>
            <w:proofErr w:type="gramEnd"/>
            <w:r>
              <w:t>[CX</w:t>
            </w:r>
            <w:proofErr w:type="gramStart"/>
            <w:r>
              <w:t>2;H</w:t>
            </w:r>
            <w:proofErr w:type="gramEnd"/>
            <w:r>
              <w:t>1:2</w:t>
            </w:r>
            <w:proofErr w:type="gramStart"/>
            <w:r>
              <w:t>].[</w:t>
            </w:r>
            <w:proofErr w:type="gramEnd"/>
            <w:r>
              <w:t>N:</w:t>
            </w:r>
            <w:proofErr w:type="gramStart"/>
            <w:r>
              <w:t>3]=</w:t>
            </w:r>
            <w:proofErr w:type="gramEnd"/>
            <w:r>
              <w:t>[N+:</w:t>
            </w:r>
            <w:proofErr w:type="gramStart"/>
            <w:r>
              <w:t>4]=</w:t>
            </w:r>
            <w:proofErr w:type="gramEnd"/>
            <w:r>
              <w:t>[N-:5]&gt;&gt;[C:1]1=[C:</w:t>
            </w:r>
            <w:proofErr w:type="gramStart"/>
            <w:r>
              <w:t>2][</w:t>
            </w:r>
            <w:proofErr w:type="gramEnd"/>
            <w:r>
              <w:t>N-0:</w:t>
            </w:r>
            <w:proofErr w:type="gramStart"/>
            <w:r>
              <w:t>3][</w:t>
            </w:r>
            <w:proofErr w:type="gramEnd"/>
            <w:r>
              <w:t>N-0:</w:t>
            </w:r>
            <w:proofErr w:type="gramStart"/>
            <w:r>
              <w:t>4]=</w:t>
            </w:r>
            <w:proofErr w:type="gramEnd"/>
            <w:r>
              <w:t>[N-0:5]1</w:t>
            </w:r>
            <w:r>
              <w:rPr>
                <w:b/>
                <w:bCs/>
              </w:rPr>
              <w:t xml:space="preserve"> </w:t>
            </w:r>
          </w:p>
        </w:tc>
      </w:tr>
    </w:tbl>
    <w:p w14:paraId="611A52D9" w14:textId="77777777" w:rsidR="00B037EA" w:rsidRDefault="00000000">
      <w:pPr>
        <w:pStyle w:val="BodyText"/>
      </w:pPr>
      <w:r>
        <w:rPr>
          <w:b/>
          <w:bCs/>
        </w:rPr>
        <w:t>Note</w:t>
      </w:r>
      <w:r>
        <w:t xml:space="preserve">: The </w:t>
      </w:r>
      <w:r>
        <w:rPr>
          <w:rStyle w:val="sheetChar"/>
        </w:rPr>
        <w:t xml:space="preserve">name </w:t>
      </w:r>
      <w:r>
        <w:t>column must match the reaction names used in the building block sheets.</w:t>
      </w:r>
    </w:p>
    <w:p w14:paraId="49E92D64" w14:textId="77777777" w:rsidR="00B037EA" w:rsidRDefault="00000000">
      <w:pPr>
        <w:pStyle w:val="Heading5"/>
      </w:pPr>
      <w:bookmarkStart w:id="38" w:name="X314196e3f0892791d95bfbd1adcad32a9b1963a"/>
      <w:bookmarkEnd w:id="38"/>
      <w:r>
        <w:t xml:space="preserve">2.3 Create the </w:t>
      </w:r>
      <w:r>
        <w:rPr>
          <w:rStyle w:val="VerbatimChar"/>
        </w:rPr>
        <w:t>compounds</w:t>
      </w:r>
      <w:r>
        <w:t xml:space="preserve"> sheet</w:t>
      </w:r>
    </w:p>
    <w:p w14:paraId="117F3803" w14:textId="77777777" w:rsidR="00B037EA" w:rsidRDefault="00000000">
      <w:pPr>
        <w:pStyle w:val="FirstParagraph"/>
      </w:pPr>
      <w:r>
        <w:t>Only required for library enumeration. Define any additional chemical compounds (scaffolds, reagents) used in the reactions.</w:t>
      </w:r>
    </w:p>
    <w:p w14:paraId="58948708" w14:textId="77777777" w:rsidR="00B037EA" w:rsidRDefault="00000000">
      <w:pPr>
        <w:pStyle w:val="figure-caption"/>
      </w:pPr>
      <w:r>
        <w:rPr>
          <w:b/>
          <w:bCs/>
        </w:rPr>
        <w:t>Table 9</w:t>
      </w:r>
      <w:r>
        <w:t xml:space="preserve"> | Compound definitions</w:t>
      </w:r>
    </w:p>
    <w:tbl>
      <w:tblPr>
        <w:tblStyle w:val="GridTable1Light"/>
        <w:tblW w:w="9350" w:type="dxa"/>
        <w:tblLayout w:type="fixed"/>
        <w:tblLook w:val="06A0" w:firstRow="1" w:lastRow="0" w:firstColumn="1" w:lastColumn="0" w:noHBand="1" w:noVBand="1"/>
      </w:tblPr>
      <w:tblGrid>
        <w:gridCol w:w="2437"/>
        <w:gridCol w:w="6913"/>
      </w:tblGrid>
      <w:tr w:rsidR="00B037EA" w14:paraId="26276359" w14:textId="77777777" w:rsidTr="00B037E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37" w:type="dxa"/>
            <w:tcBorders>
              <w:bottom w:val="single" w:sz="12" w:space="0" w:color="666666"/>
            </w:tcBorders>
          </w:tcPr>
          <w:p w14:paraId="550D23BC" w14:textId="77777777" w:rsidR="00B037EA" w:rsidRDefault="00000000">
            <w:pPr>
              <w:pStyle w:val="Compact"/>
            </w:pPr>
            <w:r>
              <w:t>name</w:t>
            </w:r>
          </w:p>
        </w:tc>
        <w:tc>
          <w:tcPr>
            <w:tcW w:w="6912" w:type="dxa"/>
            <w:tcBorders>
              <w:bottom w:val="single" w:sz="12" w:space="0" w:color="666666"/>
            </w:tcBorders>
          </w:tcPr>
          <w:p w14:paraId="7420B75D"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smiles</w:t>
            </w:r>
          </w:p>
        </w:tc>
      </w:tr>
      <w:tr w:rsidR="00B037EA" w:rsidRPr="00CD576F" w14:paraId="08ED6FC1" w14:textId="77777777" w:rsidTr="00B037EA">
        <w:trPr>
          <w:trHeight w:val="315"/>
        </w:trPr>
        <w:tc>
          <w:tcPr>
            <w:cnfStyle w:val="001000000000" w:firstRow="0" w:lastRow="0" w:firstColumn="1" w:lastColumn="0" w:oddVBand="0" w:evenVBand="0" w:oddHBand="0" w:evenHBand="0" w:firstRowFirstColumn="0" w:firstRowLastColumn="0" w:lastRowFirstColumn="0" w:lastRowLastColumn="0"/>
            <w:tcW w:w="2437" w:type="dxa"/>
          </w:tcPr>
          <w:p w14:paraId="501B0AD9" w14:textId="77777777" w:rsidR="00B037EA" w:rsidRDefault="00000000">
            <w:pPr>
              <w:pStyle w:val="Compact"/>
              <w:rPr>
                <w:b w:val="0"/>
                <w:bCs w:val="0"/>
              </w:rPr>
            </w:pPr>
            <w:r>
              <w:rPr>
                <w:b w:val="0"/>
                <w:bCs w:val="0"/>
              </w:rPr>
              <w:t>scaffold_1</w:t>
            </w:r>
          </w:p>
        </w:tc>
        <w:tc>
          <w:tcPr>
            <w:tcW w:w="6912" w:type="dxa"/>
          </w:tcPr>
          <w:p w14:paraId="387C058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rPr>
                <w:lang w:val="it-CH"/>
              </w:rPr>
            </w:pPr>
            <w:r>
              <w:rPr>
                <w:lang w:val="it-CH"/>
              </w:rPr>
              <w:t xml:space="preserve">O=C(N)CCC(N=[N+]=[N-])C(O)=O </w:t>
            </w:r>
          </w:p>
        </w:tc>
      </w:tr>
    </w:tbl>
    <w:p w14:paraId="17E4F2D1" w14:textId="77777777" w:rsidR="00B037EA" w:rsidRDefault="00B037EA">
      <w:pPr>
        <w:pStyle w:val="Heading4"/>
        <w:rPr>
          <w:lang w:val="it-CH"/>
        </w:rPr>
      </w:pPr>
    </w:p>
    <w:p w14:paraId="4543FC24" w14:textId="77777777" w:rsidR="00B037EA" w:rsidRDefault="00000000">
      <w:pPr>
        <w:pStyle w:val="Heading4"/>
      </w:pPr>
      <w:bookmarkStart w:id="39" w:name="X4e937976f44745a3aa48a2ddac517bc6499031f"/>
      <w:bookmarkStart w:id="40" w:name="X43502e1b3b407be0c315c4dd44812d281d0ffbe"/>
      <w:bookmarkEnd w:id="39"/>
      <w:bookmarkEnd w:id="40"/>
      <w:r>
        <w:t>2.4 Create the additional reaction steps</w:t>
      </w:r>
    </w:p>
    <w:p w14:paraId="5C2CBE1A" w14:textId="77777777" w:rsidR="00B037EA" w:rsidRDefault="00000000">
      <w:pPr>
        <w:pStyle w:val="BodyText"/>
      </w:pPr>
      <w:r>
        <w:t xml:space="preserve">Only required for advanced library enumeration. If the synthesis of the library requires additional reaction steps, for example for conversion of precursor molecules or deprotection steps before reactions, those can be described in the sheet </w:t>
      </w:r>
      <w:proofErr w:type="spellStart"/>
      <w:r>
        <w:rPr>
          <w:rStyle w:val="sheetChar"/>
        </w:rPr>
        <w:t>reaction_graph</w:t>
      </w:r>
      <w:proofErr w:type="spellEnd"/>
      <w:r>
        <w:t>. A reaction is defined by at most two educts that react through a reaction to a new product. For each additional reaction step you want to add, include a new row with the corresponding compound names and reaction names from the reactions and compounds sheet.</w:t>
      </w:r>
    </w:p>
    <w:p w14:paraId="3B85E129" w14:textId="77777777" w:rsidR="00B037EA" w:rsidRDefault="00000000">
      <w:pPr>
        <w:pStyle w:val="figure-caption"/>
        <w:rPr>
          <w:b/>
          <w:bCs/>
        </w:rPr>
      </w:pPr>
      <w:r>
        <w:rPr>
          <w:b/>
          <w:bCs/>
        </w:rPr>
        <w:t xml:space="preserve">Table 10 </w:t>
      </w:r>
      <w:r>
        <w:t>| Additional reaction step definitions</w:t>
      </w:r>
    </w:p>
    <w:tbl>
      <w:tblPr>
        <w:tblStyle w:val="GridTable1Light"/>
        <w:tblW w:w="9350" w:type="dxa"/>
        <w:tblLayout w:type="fixed"/>
        <w:tblLook w:val="06A0" w:firstRow="1" w:lastRow="0" w:firstColumn="1" w:lastColumn="0" w:noHBand="1" w:noVBand="1"/>
      </w:tblPr>
      <w:tblGrid>
        <w:gridCol w:w="2428"/>
        <w:gridCol w:w="2067"/>
        <w:gridCol w:w="2151"/>
        <w:gridCol w:w="2704"/>
      </w:tblGrid>
      <w:tr w:rsidR="00B037EA" w14:paraId="0A4C6EC9" w14:textId="77777777" w:rsidTr="00B037E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427" w:type="dxa"/>
            <w:tcBorders>
              <w:bottom w:val="single" w:sz="12" w:space="0" w:color="666666"/>
            </w:tcBorders>
          </w:tcPr>
          <w:p w14:paraId="1A1BA316" w14:textId="77777777" w:rsidR="00B037EA" w:rsidRDefault="00000000">
            <w:pPr>
              <w:pStyle w:val="Compact"/>
            </w:pPr>
            <w:r>
              <w:t>educt_1</w:t>
            </w:r>
          </w:p>
        </w:tc>
        <w:tc>
          <w:tcPr>
            <w:tcW w:w="2067" w:type="dxa"/>
            <w:tcBorders>
              <w:bottom w:val="single" w:sz="12" w:space="0" w:color="666666"/>
            </w:tcBorders>
          </w:tcPr>
          <w:p w14:paraId="314C3785"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educt_2</w:t>
            </w:r>
          </w:p>
        </w:tc>
        <w:tc>
          <w:tcPr>
            <w:tcW w:w="2151" w:type="dxa"/>
            <w:tcBorders>
              <w:bottom w:val="single" w:sz="12" w:space="0" w:color="666666"/>
            </w:tcBorders>
          </w:tcPr>
          <w:p w14:paraId="53FAA974"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reaction</w:t>
            </w:r>
          </w:p>
        </w:tc>
        <w:tc>
          <w:tcPr>
            <w:tcW w:w="2704" w:type="dxa"/>
            <w:tcBorders>
              <w:bottom w:val="single" w:sz="12" w:space="0" w:color="666666"/>
            </w:tcBorders>
          </w:tcPr>
          <w:p w14:paraId="5243B390"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product</w:t>
            </w:r>
          </w:p>
        </w:tc>
      </w:tr>
      <w:tr w:rsidR="00B037EA" w14:paraId="09BDB6F0" w14:textId="77777777" w:rsidTr="00B037EA">
        <w:trPr>
          <w:trHeight w:val="345"/>
        </w:trPr>
        <w:tc>
          <w:tcPr>
            <w:cnfStyle w:val="001000000000" w:firstRow="0" w:lastRow="0" w:firstColumn="1" w:lastColumn="0" w:oddVBand="0" w:evenVBand="0" w:oddHBand="0" w:evenHBand="0" w:firstRowFirstColumn="0" w:firstRowLastColumn="0" w:lastRowFirstColumn="0" w:lastRowLastColumn="0"/>
            <w:tcW w:w="2427" w:type="dxa"/>
          </w:tcPr>
          <w:p w14:paraId="3142D5D5" w14:textId="77777777" w:rsidR="00B037EA" w:rsidRDefault="00000000">
            <w:pPr>
              <w:pStyle w:val="Compact"/>
              <w:rPr>
                <w:b w:val="0"/>
                <w:bCs w:val="0"/>
              </w:rPr>
            </w:pPr>
            <w:r>
              <w:rPr>
                <w:b w:val="0"/>
                <w:bCs w:val="0"/>
              </w:rPr>
              <w:t>product_1</w:t>
            </w:r>
          </w:p>
        </w:tc>
        <w:tc>
          <w:tcPr>
            <w:tcW w:w="2067" w:type="dxa"/>
          </w:tcPr>
          <w:p w14:paraId="6C122AC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 </w:t>
            </w:r>
          </w:p>
        </w:tc>
        <w:tc>
          <w:tcPr>
            <w:tcW w:w="2151" w:type="dxa"/>
          </w:tcPr>
          <w:p w14:paraId="10005C2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SR</w:t>
            </w:r>
          </w:p>
        </w:tc>
        <w:tc>
          <w:tcPr>
            <w:tcW w:w="2704" w:type="dxa"/>
          </w:tcPr>
          <w:p w14:paraId="78DB223F"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product_1B</w:t>
            </w:r>
          </w:p>
        </w:tc>
      </w:tr>
    </w:tbl>
    <w:p w14:paraId="4E1FC5D1" w14:textId="77777777" w:rsidR="00B037EA" w:rsidRDefault="00000000">
      <w:pPr>
        <w:pStyle w:val="BodyText"/>
      </w:pPr>
      <w:r>
        <w:t>It might be necessary to define multiple reaction paths for precursors even though they share the same reaction node in theory. Table 11 demonstrates this with two scaffolds that are activated with a Staudinger reduction (SR) reaction before reacting with the building block. The definition in Table 12 adds two independent reaction paths to the reaction graph and the reaction pathway can be resolved. In contrast, using the same reaction name SR for both would result in an invalid reaction graph that defines:</w:t>
      </w:r>
    </w:p>
    <w:p w14:paraId="33F4B858" w14:textId="77777777" w:rsidR="00B037EA" w:rsidRDefault="00000000">
      <w:pPr>
        <w:pStyle w:val="BodyText"/>
        <w:jc w:val="center"/>
      </w:pPr>
      <w:r>
        <w:t>scaffold_1 + scaffold_2 -&gt; SR -&gt; scaffold_1A + scaffold_1B</w:t>
      </w:r>
    </w:p>
    <w:p w14:paraId="4E50E481" w14:textId="77777777" w:rsidR="00B037EA" w:rsidRDefault="00000000">
      <w:pPr>
        <w:pStyle w:val="figure-caption"/>
      </w:pPr>
      <w:r>
        <w:rPr>
          <w:b/>
          <w:bCs/>
        </w:rPr>
        <w:lastRenderedPageBreak/>
        <w:t>Table 11</w:t>
      </w:r>
      <w:r>
        <w:t xml:space="preserve"> | Additional reaction step definitions (special case)</w:t>
      </w:r>
    </w:p>
    <w:tbl>
      <w:tblPr>
        <w:tblStyle w:val="GridTable1Light"/>
        <w:tblW w:w="9350" w:type="dxa"/>
        <w:tblLayout w:type="fixed"/>
        <w:tblLook w:val="06A0" w:firstRow="1" w:lastRow="0" w:firstColumn="1" w:lastColumn="0" w:noHBand="1" w:noVBand="1"/>
      </w:tblPr>
      <w:tblGrid>
        <w:gridCol w:w="2135"/>
        <w:gridCol w:w="1787"/>
        <w:gridCol w:w="3055"/>
        <w:gridCol w:w="2373"/>
      </w:tblGrid>
      <w:tr w:rsidR="00B037EA" w14:paraId="7C246E45" w14:textId="77777777" w:rsidTr="00B037E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34" w:type="dxa"/>
            <w:tcBorders>
              <w:bottom w:val="single" w:sz="12" w:space="0" w:color="666666"/>
            </w:tcBorders>
          </w:tcPr>
          <w:p w14:paraId="105B0F38" w14:textId="77777777" w:rsidR="00B037EA" w:rsidRDefault="00000000">
            <w:pPr>
              <w:pStyle w:val="Compact"/>
            </w:pPr>
            <w:r>
              <w:t>educt_1</w:t>
            </w:r>
          </w:p>
        </w:tc>
        <w:tc>
          <w:tcPr>
            <w:tcW w:w="1787" w:type="dxa"/>
            <w:tcBorders>
              <w:bottom w:val="single" w:sz="12" w:space="0" w:color="666666"/>
            </w:tcBorders>
          </w:tcPr>
          <w:p w14:paraId="10638F78"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educt_2</w:t>
            </w:r>
          </w:p>
        </w:tc>
        <w:tc>
          <w:tcPr>
            <w:tcW w:w="3055" w:type="dxa"/>
            <w:tcBorders>
              <w:bottom w:val="single" w:sz="12" w:space="0" w:color="666666"/>
            </w:tcBorders>
          </w:tcPr>
          <w:p w14:paraId="5683A3F1"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reaction</w:t>
            </w:r>
          </w:p>
        </w:tc>
        <w:tc>
          <w:tcPr>
            <w:tcW w:w="2373" w:type="dxa"/>
            <w:tcBorders>
              <w:bottom w:val="single" w:sz="12" w:space="0" w:color="666666"/>
            </w:tcBorders>
          </w:tcPr>
          <w:p w14:paraId="13353AFB"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product</w:t>
            </w:r>
          </w:p>
        </w:tc>
      </w:tr>
      <w:tr w:rsidR="00B037EA" w14:paraId="54943A3D" w14:textId="77777777" w:rsidTr="00B037EA">
        <w:trPr>
          <w:trHeight w:val="345"/>
        </w:trPr>
        <w:tc>
          <w:tcPr>
            <w:cnfStyle w:val="001000000000" w:firstRow="0" w:lastRow="0" w:firstColumn="1" w:lastColumn="0" w:oddVBand="0" w:evenVBand="0" w:oddHBand="0" w:evenHBand="0" w:firstRowFirstColumn="0" w:firstRowLastColumn="0" w:lastRowFirstColumn="0" w:lastRowLastColumn="0"/>
            <w:tcW w:w="2134" w:type="dxa"/>
          </w:tcPr>
          <w:p w14:paraId="1CA74B06" w14:textId="77777777" w:rsidR="00B037EA" w:rsidRDefault="00000000">
            <w:pPr>
              <w:pStyle w:val="Compact"/>
              <w:rPr>
                <w:b w:val="0"/>
                <w:bCs w:val="0"/>
                <w:color w:val="000000" w:themeColor="text1"/>
              </w:rPr>
            </w:pPr>
            <w:r>
              <w:rPr>
                <w:b w:val="0"/>
                <w:bCs w:val="0"/>
              </w:rPr>
              <w:t>scaffold</w:t>
            </w:r>
            <w:r>
              <w:rPr>
                <w:b w:val="0"/>
                <w:bCs w:val="0"/>
                <w:color w:val="000000" w:themeColor="text1"/>
              </w:rPr>
              <w:t>_1</w:t>
            </w:r>
          </w:p>
        </w:tc>
        <w:tc>
          <w:tcPr>
            <w:tcW w:w="1787" w:type="dxa"/>
          </w:tcPr>
          <w:p w14:paraId="58F5E5B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 </w:t>
            </w:r>
          </w:p>
        </w:tc>
        <w:tc>
          <w:tcPr>
            <w:tcW w:w="3055" w:type="dxa"/>
          </w:tcPr>
          <w:p w14:paraId="6C79A03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SR_precursor_1</w:t>
            </w:r>
          </w:p>
        </w:tc>
        <w:tc>
          <w:tcPr>
            <w:tcW w:w="2373" w:type="dxa"/>
          </w:tcPr>
          <w:p w14:paraId="1103A9C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scaffold_1B</w:t>
            </w:r>
          </w:p>
        </w:tc>
      </w:tr>
      <w:tr w:rsidR="00B037EA" w14:paraId="516839CF" w14:textId="77777777" w:rsidTr="00B037EA">
        <w:trPr>
          <w:trHeight w:val="345"/>
        </w:trPr>
        <w:tc>
          <w:tcPr>
            <w:cnfStyle w:val="001000000000" w:firstRow="0" w:lastRow="0" w:firstColumn="1" w:lastColumn="0" w:oddVBand="0" w:evenVBand="0" w:oddHBand="0" w:evenHBand="0" w:firstRowFirstColumn="0" w:firstRowLastColumn="0" w:lastRowFirstColumn="0" w:lastRowLastColumn="0"/>
            <w:tcW w:w="2134" w:type="dxa"/>
          </w:tcPr>
          <w:p w14:paraId="558B09EE" w14:textId="77777777" w:rsidR="00B037EA" w:rsidRDefault="00000000">
            <w:pPr>
              <w:pStyle w:val="Compact"/>
              <w:rPr>
                <w:b w:val="0"/>
                <w:bCs w:val="0"/>
              </w:rPr>
            </w:pPr>
            <w:r>
              <w:rPr>
                <w:b w:val="0"/>
                <w:bCs w:val="0"/>
              </w:rPr>
              <w:t>scaffold_2</w:t>
            </w:r>
          </w:p>
        </w:tc>
        <w:tc>
          <w:tcPr>
            <w:tcW w:w="1787" w:type="dxa"/>
          </w:tcPr>
          <w:p w14:paraId="5208CC25" w14:textId="77777777" w:rsidR="00B037EA" w:rsidRDefault="00B037EA">
            <w:pPr>
              <w:pStyle w:val="Compact"/>
              <w:cnfStyle w:val="000000000000" w:firstRow="0" w:lastRow="0" w:firstColumn="0" w:lastColumn="0" w:oddVBand="0" w:evenVBand="0" w:oddHBand="0" w:evenHBand="0" w:firstRowFirstColumn="0" w:firstRowLastColumn="0" w:lastRowFirstColumn="0" w:lastRowLastColumn="0"/>
            </w:pPr>
          </w:p>
        </w:tc>
        <w:tc>
          <w:tcPr>
            <w:tcW w:w="3055" w:type="dxa"/>
          </w:tcPr>
          <w:p w14:paraId="368C9BB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SR_precursor_2</w:t>
            </w:r>
          </w:p>
        </w:tc>
        <w:tc>
          <w:tcPr>
            <w:tcW w:w="2373" w:type="dxa"/>
          </w:tcPr>
          <w:p w14:paraId="4B3F2B2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rPr>
                <w:lang w:val="it-CH"/>
              </w:rPr>
            </w:pPr>
            <w:r>
              <w:rPr>
                <w:lang w:val="it-CH"/>
              </w:rPr>
              <w:t>scaffold_2B</w:t>
            </w:r>
          </w:p>
        </w:tc>
      </w:tr>
    </w:tbl>
    <w:p w14:paraId="267E9996" w14:textId="77777777" w:rsidR="00B037EA" w:rsidRDefault="00B037EA">
      <w:pPr>
        <w:pStyle w:val="BodyText"/>
      </w:pPr>
    </w:p>
    <w:p w14:paraId="61D6CBBC" w14:textId="77777777" w:rsidR="00B037EA" w:rsidRDefault="00000000">
      <w:pPr>
        <w:pStyle w:val="Heading4"/>
      </w:pPr>
      <w:r>
        <w:t>Step 3 | Generate configuration file</w:t>
      </w:r>
    </w:p>
    <w:p w14:paraId="0852C6A3" w14:textId="77777777" w:rsidR="00B037EA" w:rsidRDefault="00000000">
      <w:pPr>
        <w:pStyle w:val="FirstParagraph"/>
      </w:pPr>
      <w:r>
        <w:t>Once your Excel file is complete with all required sheets, generate the YAML configuration file:</w:t>
      </w:r>
    </w:p>
    <w:p w14:paraId="6A9B1ECC" w14:textId="77777777" w:rsidR="00B037EA" w:rsidRDefault="00000000">
      <w:pPr>
        <w:pStyle w:val="code"/>
        <w:spacing w:after="280"/>
      </w:pPr>
      <w:r>
        <w:t># Activate the delt-hit environment</w:t>
      </w:r>
      <w:r>
        <w:br/>
      </w:r>
      <w:proofErr w:type="spellStart"/>
      <w:r>
        <w:t>conda</w:t>
      </w:r>
      <w:proofErr w:type="spellEnd"/>
      <w:r>
        <w:t xml:space="preserve"> activate delt-hit</w:t>
      </w:r>
      <w:r>
        <w:br/>
      </w:r>
      <w:r>
        <w:br/>
        <w:t># Generate configuration from Excel template</w:t>
      </w:r>
      <w:r>
        <w:br/>
        <w:t xml:space="preserve">delt-hit </w:t>
      </w:r>
      <w:proofErr w:type="spellStart"/>
      <w:r>
        <w:t>init</w:t>
      </w:r>
      <w:proofErr w:type="spellEnd"/>
      <w:r>
        <w:t xml:space="preserve"> --</w:t>
      </w:r>
      <w:proofErr w:type="spellStart"/>
      <w:r>
        <w:t>excel_path</w:t>
      </w:r>
      <w:proofErr w:type="spellEnd"/>
      <w:r>
        <w:t>=/path/to/your/experiment.xlsx</w:t>
      </w:r>
    </w:p>
    <w:p w14:paraId="5BF9722B" w14:textId="77777777" w:rsidR="00B037EA" w:rsidRDefault="00000000">
      <w:pPr>
        <w:pStyle w:val="FirstParagraph"/>
      </w:pPr>
      <w:r>
        <w:t xml:space="preserve">This command creates a YAML configuration file at </w:t>
      </w:r>
      <w:proofErr w:type="spellStart"/>
      <w:r>
        <w:rPr>
          <w:rStyle w:val="sheetChar"/>
        </w:rPr>
        <w:t>save_dir</w:t>
      </w:r>
      <w:proofErr w:type="spellEnd"/>
      <w:r>
        <w:rPr>
          <w:rStyle w:val="sheetChar"/>
        </w:rPr>
        <w:t>/name/</w:t>
      </w:r>
      <w:proofErr w:type="spellStart"/>
      <w:r>
        <w:rPr>
          <w:rStyle w:val="sheetChar"/>
        </w:rPr>
        <w:t>config.yaml</w:t>
      </w:r>
      <w:proofErr w:type="spellEnd"/>
      <w:r>
        <w:t xml:space="preserve"> as specified in your Excel file in sheet </w:t>
      </w:r>
      <w:r>
        <w:rPr>
          <w:rFonts w:ascii="Consolas" w:hAnsi="Consolas" w:cs="Consolas"/>
          <w:sz w:val="22"/>
          <w:szCs w:val="22"/>
        </w:rPr>
        <w:t>experiment</w:t>
      </w:r>
      <w:r>
        <w:t>.</w:t>
      </w:r>
    </w:p>
    <w:p w14:paraId="0B9DB158" w14:textId="77777777" w:rsidR="00B037EA" w:rsidRDefault="00000000">
      <w:pPr>
        <w:pStyle w:val="BodyText"/>
      </w:pPr>
      <w:r>
        <w:t>Expected output:</w:t>
      </w:r>
    </w:p>
    <w:p w14:paraId="3BA928A7" w14:textId="77777777" w:rsidR="00B037EA" w:rsidRDefault="00000000">
      <w:pPr>
        <w:pStyle w:val="code"/>
        <w:spacing w:after="280"/>
        <w:rPr>
          <w:rStyle w:val="VerbatimChar"/>
        </w:rPr>
      </w:pPr>
      <w:r>
        <w:t>Configuration created at /path/to/results/experiments/experiment-1/</w:t>
      </w:r>
      <w:proofErr w:type="spellStart"/>
      <w:r>
        <w:t>config.yaml</w:t>
      </w:r>
      <w:proofErr w:type="spellEnd"/>
    </w:p>
    <w:p w14:paraId="63896489" w14:textId="77777777" w:rsidR="00B037EA" w:rsidRDefault="00000000">
      <w:pPr>
        <w:pStyle w:val="FirstParagraph"/>
      </w:pPr>
      <w:r>
        <w:rPr>
          <w:b/>
          <w:bCs/>
        </w:rPr>
        <w:t>CRITICAL STEP</w:t>
      </w:r>
      <w:r>
        <w:t>: Review the generated YAML file to verify all information was parsed correctly. The YAML file will be used for all subsequent analysis steps.</w:t>
      </w:r>
    </w:p>
    <w:p w14:paraId="28E2BBC1" w14:textId="77777777" w:rsidR="00B037EA" w:rsidRDefault="00000000">
      <w:pPr>
        <w:pStyle w:val="BodyText"/>
      </w:pPr>
      <w:r>
        <w:rPr>
          <w:b/>
          <w:bCs/>
        </w:rPr>
        <w:t>TROUBLESHOOTING</w:t>
      </w:r>
      <w:r>
        <w:t>: While the tool supports some basic input validation it is helpful to check the following if the command fails:</w:t>
      </w:r>
    </w:p>
    <w:p w14:paraId="1D49A8BE" w14:textId="77777777" w:rsidR="00B037EA" w:rsidRDefault="00000000" w:rsidP="0079700F">
      <w:pPr>
        <w:pStyle w:val="Compact"/>
        <w:numPr>
          <w:ilvl w:val="0"/>
          <w:numId w:val="59"/>
        </w:numPr>
      </w:pPr>
      <w:r>
        <w:t>All building blocks are present in the configuration file</w:t>
      </w:r>
    </w:p>
    <w:p w14:paraId="2DDB3B65" w14:textId="77777777" w:rsidR="00B037EA" w:rsidRDefault="00000000" w:rsidP="0079700F">
      <w:pPr>
        <w:pStyle w:val="Compact"/>
        <w:numPr>
          <w:ilvl w:val="0"/>
          <w:numId w:val="60"/>
        </w:numPr>
      </w:pPr>
      <w:r>
        <w:t>Column names match exactly as specified in the tables above</w:t>
      </w:r>
    </w:p>
    <w:p w14:paraId="4E825846" w14:textId="77777777" w:rsidR="00B037EA" w:rsidRDefault="00000000" w:rsidP="0079700F">
      <w:pPr>
        <w:pStyle w:val="Compact"/>
        <w:numPr>
          <w:ilvl w:val="0"/>
          <w:numId w:val="61"/>
        </w:numPr>
      </w:pPr>
      <w:r>
        <w:t>Excel file was saved with the latest changes before running the command</w:t>
      </w:r>
    </w:p>
    <w:p w14:paraId="79815350" w14:textId="77777777" w:rsidR="00B037EA" w:rsidRDefault="00000000">
      <w:r>
        <w:rPr>
          <w:noProof/>
        </w:rPr>
        <mc:AlternateContent>
          <mc:Choice Requires="wps">
            <w:drawing>
              <wp:inline distT="0" distB="0" distL="0" distR="0" wp14:anchorId="52FAC279" wp14:editId="79036FA6">
                <wp:extent cx="5943600" cy="635"/>
                <wp:effectExtent l="0" t="0" r="0" b="0"/>
                <wp:docPr id="6" name="Rectangle 6"/>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14:paraId="716614C1" w14:textId="77777777" w:rsidR="00B037EA" w:rsidRDefault="00000000">
      <w:pPr>
        <w:pStyle w:val="Heading3"/>
      </w:pPr>
      <w:bookmarkStart w:id="41" w:name="Xcaff30bb8061e2135f1ced3a43768c2b9b330eb"/>
      <w:bookmarkStart w:id="42" w:name="step-3--generate-configuration-file"/>
      <w:bookmarkEnd w:id="41"/>
      <w:bookmarkEnd w:id="42"/>
      <w:r>
        <w:t>Phase 2: Chemical library enumeration and analysis • TIMING 10 min - 2 h</w:t>
      </w:r>
    </w:p>
    <w:p w14:paraId="74371124" w14:textId="4BABB208" w:rsidR="00B037EA" w:rsidRDefault="00000000">
      <w:pPr>
        <w:pStyle w:val="FirstParagraph"/>
      </w:pPr>
      <w:r>
        <w:t>This phase generates all possible chemical structures from your building block combinations and calculates molecular properties for downstream analysis. Library enumeration requires advanced knowledge of the SMARTS</w:t>
      </w:r>
      <w:r w:rsidR="00B0669C">
        <w:t>/SMIRKS</w:t>
      </w:r>
      <w:r>
        <w:t xml:space="preserve"> language. While we provide common reaction patterns observed in DNA encoded libraries, library specific tweaks are often necessary.</w:t>
      </w:r>
    </w:p>
    <w:p w14:paraId="7F999AF8" w14:textId="77777777" w:rsidR="00B037EA" w:rsidRDefault="00000000">
      <w:pPr>
        <w:pStyle w:val="Heading4"/>
      </w:pPr>
      <w:r>
        <w:lastRenderedPageBreak/>
        <w:t>Step 4 | Enumerate library compounds from building blocks</w:t>
      </w:r>
    </w:p>
    <w:p w14:paraId="42DB16E7" w14:textId="77777777" w:rsidR="00B037EA" w:rsidRDefault="00000000">
      <w:pPr>
        <w:pStyle w:val="FirstParagraph"/>
      </w:pPr>
      <w:r>
        <w:t>Generate all possible chemical structures by combining building blocks according to the defined reaction schemes:</w:t>
      </w:r>
    </w:p>
    <w:p w14:paraId="6A0A6AAA" w14:textId="77777777" w:rsidR="00B037EA" w:rsidRDefault="00000000">
      <w:pPr>
        <w:pStyle w:val="code"/>
        <w:spacing w:after="280"/>
        <w:rPr>
          <w:rStyle w:val="NormalTok"/>
        </w:rPr>
      </w:pPr>
      <w:r>
        <w:t>delt-hit library enumerate --</w:t>
      </w:r>
      <w:proofErr w:type="spellStart"/>
      <w:r>
        <w:t>config_path</w:t>
      </w:r>
      <w:proofErr w:type="spellEnd"/>
      <w:r>
        <w:t>=/path/to/</w:t>
      </w:r>
      <w:proofErr w:type="spellStart"/>
      <w:r>
        <w:t>config.yaml</w:t>
      </w:r>
      <w:proofErr w:type="spellEnd"/>
      <w:r>
        <w:t xml:space="preserve"> --</w:t>
      </w:r>
      <w:proofErr w:type="spellStart"/>
      <w:r>
        <w:t>graph_only</w:t>
      </w:r>
      <w:proofErr w:type="spellEnd"/>
      <w:r>
        <w:t>=</w:t>
      </w:r>
      <w:proofErr w:type="gramStart"/>
      <w:r>
        <w:t>True  #</w:t>
      </w:r>
      <w:proofErr w:type="gramEnd"/>
      <w:r>
        <w:t xml:space="preserve"> produce reaction graph only for inspection</w:t>
      </w:r>
    </w:p>
    <w:p w14:paraId="2CAAF84A" w14:textId="77777777" w:rsidR="00B037EA" w:rsidRDefault="00000000">
      <w:pPr>
        <w:pStyle w:val="code"/>
        <w:spacing w:after="280"/>
        <w:rPr>
          <w:rStyle w:val="NormalTok"/>
        </w:rPr>
      </w:pPr>
      <w:r>
        <w:t>delt-hit library enumerate --</w:t>
      </w:r>
      <w:proofErr w:type="spellStart"/>
      <w:r>
        <w:t>config_path</w:t>
      </w:r>
      <w:proofErr w:type="spellEnd"/>
      <w:r>
        <w:t>=/path/to/</w:t>
      </w:r>
      <w:proofErr w:type="spellStart"/>
      <w:r>
        <w:t>config.yaml</w:t>
      </w:r>
      <w:proofErr w:type="spellEnd"/>
    </w:p>
    <w:p w14:paraId="36040460" w14:textId="77777777" w:rsidR="00B037EA" w:rsidRDefault="00000000">
      <w:pPr>
        <w:pStyle w:val="FirstParagraph"/>
      </w:pPr>
      <w:r>
        <w:t>Those commands:</w:t>
      </w:r>
    </w:p>
    <w:p w14:paraId="5328BA61" w14:textId="77777777" w:rsidR="00B037EA" w:rsidRDefault="00000000" w:rsidP="0079700F">
      <w:pPr>
        <w:pStyle w:val="Compact"/>
        <w:numPr>
          <w:ilvl w:val="0"/>
          <w:numId w:val="62"/>
        </w:numPr>
      </w:pPr>
      <w:r>
        <w:t>Construct a reaction graph from your building blocks and reactions</w:t>
      </w:r>
    </w:p>
    <w:p w14:paraId="5C82FD78" w14:textId="77777777" w:rsidR="00B037EA" w:rsidRDefault="00000000" w:rsidP="0079700F">
      <w:pPr>
        <w:pStyle w:val="Compact"/>
        <w:numPr>
          <w:ilvl w:val="0"/>
          <w:numId w:val="8"/>
        </w:numPr>
      </w:pPr>
      <w:r>
        <w:t>Enumerates all valid compound combinations</w:t>
      </w:r>
    </w:p>
    <w:p w14:paraId="2842C374" w14:textId="77777777" w:rsidR="00B037EA" w:rsidRDefault="00000000" w:rsidP="0079700F">
      <w:pPr>
        <w:pStyle w:val="Compact"/>
        <w:numPr>
          <w:ilvl w:val="0"/>
          <w:numId w:val="8"/>
        </w:numPr>
      </w:pPr>
      <w:r>
        <w:t>Validates chemical structures</w:t>
      </w:r>
    </w:p>
    <w:p w14:paraId="24511155" w14:textId="77777777" w:rsidR="00B037EA" w:rsidRDefault="00000000" w:rsidP="0079700F">
      <w:pPr>
        <w:pStyle w:val="Compact"/>
        <w:numPr>
          <w:ilvl w:val="0"/>
          <w:numId w:val="8"/>
        </w:numPr>
      </w:pPr>
      <w:r>
        <w:t xml:space="preserve">Saves the complete library catalog </w:t>
      </w:r>
    </w:p>
    <w:p w14:paraId="5512BBB3" w14:textId="77777777" w:rsidR="00B037EA" w:rsidRDefault="00000000">
      <w:pPr>
        <w:pStyle w:val="FirstParagraph"/>
      </w:pPr>
      <w:r>
        <w:t>Expected outputs:</w:t>
      </w:r>
    </w:p>
    <w:p w14:paraId="4AB7A95A" w14:textId="77777777" w:rsidR="00B037EA" w:rsidRDefault="00000000" w:rsidP="0079700F">
      <w:pPr>
        <w:pStyle w:val="Compact"/>
        <w:numPr>
          <w:ilvl w:val="0"/>
          <w:numId w:val="63"/>
        </w:numPr>
      </w:pPr>
      <w:proofErr w:type="spellStart"/>
      <w:proofErr w:type="gramStart"/>
      <w:r>
        <w:rPr>
          <w:rStyle w:val="VerbatimChar"/>
        </w:rPr>
        <w:t>library.parquet</w:t>
      </w:r>
      <w:proofErr w:type="spellEnd"/>
      <w:proofErr w:type="gramEnd"/>
      <w:r>
        <w:t>: Complete compound catalog with SMILES and barcode mappings</w:t>
      </w:r>
    </w:p>
    <w:p w14:paraId="02E8CE0C" w14:textId="77777777" w:rsidR="00B037EA" w:rsidRDefault="00000000" w:rsidP="0079700F">
      <w:pPr>
        <w:pStyle w:val="Compact"/>
        <w:numPr>
          <w:ilvl w:val="0"/>
          <w:numId w:val="64"/>
        </w:numPr>
      </w:pPr>
      <w:r>
        <w:rPr>
          <w:rStyle w:val="VerbatimChar"/>
        </w:rPr>
        <w:t>reaction_graph.png</w:t>
      </w:r>
      <w:r>
        <w:t>: Visual representation of synthetic schema</w:t>
      </w:r>
    </w:p>
    <w:p w14:paraId="38354880" w14:textId="77777777" w:rsidR="00B037EA" w:rsidRDefault="00000000" w:rsidP="0079700F">
      <w:pPr>
        <w:pStyle w:val="Compact"/>
        <w:numPr>
          <w:ilvl w:val="0"/>
          <w:numId w:val="65"/>
        </w:numPr>
      </w:pPr>
      <w:r>
        <w:rPr>
          <w:rFonts w:ascii="Consolas" w:hAnsi="Consolas" w:cs="Consolas"/>
          <w:sz w:val="22"/>
          <w:szCs w:val="22"/>
        </w:rPr>
        <w:t>additional_reactions_graph.png</w:t>
      </w:r>
      <w:r>
        <w:t xml:space="preserve">: Visualizes the additional reactions from the </w:t>
      </w:r>
      <w:proofErr w:type="spellStart"/>
      <w:r>
        <w:rPr>
          <w:rFonts w:ascii="Consolas" w:hAnsi="Consolas" w:cs="Consolas"/>
          <w:sz w:val="22"/>
          <w:szCs w:val="22"/>
        </w:rPr>
        <w:t>reaction_graph</w:t>
      </w:r>
      <w:proofErr w:type="spellEnd"/>
      <w:r>
        <w:t xml:space="preserve"> sheet</w:t>
      </w:r>
    </w:p>
    <w:p w14:paraId="6F2B1B6F" w14:textId="77777777" w:rsidR="00B037EA" w:rsidRDefault="00000000" w:rsidP="0079700F">
      <w:pPr>
        <w:pStyle w:val="Compact"/>
        <w:numPr>
          <w:ilvl w:val="0"/>
          <w:numId w:val="66"/>
        </w:numPr>
      </w:pPr>
      <w:r>
        <w:rPr>
          <w:rFonts w:ascii="Consolas" w:hAnsi="Consolas" w:cs="Consolas"/>
          <w:sz w:val="22"/>
          <w:szCs w:val="22"/>
        </w:rPr>
        <w:t>building_block_reactions_graph.png</w:t>
      </w:r>
      <w:r>
        <w:t xml:space="preserve">: Visualizes the reactions derived from the building block sheets </w:t>
      </w:r>
      <w:r>
        <w:rPr>
          <w:rFonts w:ascii="Consolas" w:hAnsi="Consolas" w:cs="Consolas"/>
          <w:sz w:val="22"/>
          <w:szCs w:val="22"/>
        </w:rPr>
        <w:t>B0, B1</w:t>
      </w:r>
      <w:r>
        <w:t>, etc.</w:t>
      </w:r>
    </w:p>
    <w:p w14:paraId="63C8665C" w14:textId="77777777" w:rsidR="00B037EA" w:rsidRDefault="00B037EA">
      <w:pPr>
        <w:pStyle w:val="BodyText"/>
      </w:pPr>
    </w:p>
    <w:p w14:paraId="1A0BCCFD" w14:textId="77777777" w:rsidR="00B037EA" w:rsidRDefault="00000000">
      <w:pPr>
        <w:pStyle w:val="BodyText"/>
      </w:pPr>
      <w:r>
        <w:rPr>
          <w:noProof/>
        </w:rPr>
        <w:lastRenderedPageBreak/>
        <w:drawing>
          <wp:inline distT="0" distB="0" distL="0" distR="0" wp14:anchorId="13DF2F64" wp14:editId="7429BB02">
            <wp:extent cx="5943600" cy="3962400"/>
            <wp:effectExtent l="0" t="0" r="0" b="0"/>
            <wp:docPr id="8"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2"/>
                    <pic:cNvPicPr>
                      <a:picLocks noChangeAspect="1" noChangeArrowheads="1"/>
                    </pic:cNvPicPr>
                  </pic:nvPicPr>
                  <pic:blipFill>
                    <a:blip r:embed="rId9"/>
                    <a:stretch>
                      <a:fillRect/>
                    </a:stretch>
                  </pic:blipFill>
                  <pic:spPr bwMode="auto">
                    <a:xfrm>
                      <a:off x="0" y="0"/>
                      <a:ext cx="5943600" cy="3962400"/>
                    </a:xfrm>
                    <a:prstGeom prst="rect">
                      <a:avLst/>
                    </a:prstGeom>
                  </pic:spPr>
                </pic:pic>
              </a:graphicData>
            </a:graphic>
          </wp:inline>
        </w:drawing>
      </w:r>
      <w:r>
        <w:rPr>
          <w:rStyle w:val="figure-captionChar"/>
          <w:b/>
          <w:bCs/>
        </w:rPr>
        <w:t xml:space="preserve">Figure 2 </w:t>
      </w:r>
      <w:r>
        <w:t>|</w:t>
      </w:r>
      <w:r>
        <w:rPr>
          <w:rStyle w:val="figure-captionChar"/>
        </w:rPr>
        <w:t xml:space="preserve"> Complete reaction graph for a DEL with two building blocks (violet), reactions (green), products (red) and starting compounds (blue). </w:t>
      </w:r>
      <w:r>
        <w:t xml:space="preserve"> </w:t>
      </w:r>
    </w:p>
    <w:p w14:paraId="51C3B929" w14:textId="77777777" w:rsidR="00B037EA" w:rsidRDefault="00000000">
      <w:pPr>
        <w:pStyle w:val="BodyText"/>
      </w:pPr>
      <w:r>
        <w:t>Performance: Enumeration speed is approximately 1’000-10’000 compounds/second depending on reaction complexity. For a 1 million compound library, expect 2-10 minutes of processing time depending on the machine.</w:t>
      </w:r>
    </w:p>
    <w:p w14:paraId="5CA33D06" w14:textId="77777777" w:rsidR="00B037EA" w:rsidRDefault="00000000">
      <w:pPr>
        <w:pStyle w:val="BodyText"/>
      </w:pPr>
      <w:r>
        <w:t>TROUBLESHOOTING:</w:t>
      </w:r>
    </w:p>
    <w:p w14:paraId="7D68F4EE" w14:textId="490BA925" w:rsidR="00B037EA" w:rsidRDefault="00000000" w:rsidP="0079700F">
      <w:pPr>
        <w:pStyle w:val="Compact"/>
        <w:numPr>
          <w:ilvl w:val="0"/>
          <w:numId w:val="67"/>
        </w:numPr>
      </w:pPr>
      <w:r>
        <w:t>Check that all reaction SM</w:t>
      </w:r>
      <w:r w:rsidR="00B0669C">
        <w:t>IRK</w:t>
      </w:r>
      <w:r>
        <w:t>S are valid and specific enough to produce a single product</w:t>
      </w:r>
    </w:p>
    <w:p w14:paraId="3E8941ED" w14:textId="77777777" w:rsidR="00B037EA" w:rsidRDefault="00000000" w:rsidP="0079700F">
      <w:pPr>
        <w:pStyle w:val="Compact"/>
        <w:numPr>
          <w:ilvl w:val="0"/>
          <w:numId w:val="68"/>
        </w:numPr>
      </w:pPr>
      <w:r>
        <w:t>Ensure reactant and product names match between building blocks and compounds sheets</w:t>
      </w:r>
    </w:p>
    <w:p w14:paraId="4F9098A8" w14:textId="24D49A5E" w:rsidR="000D2C5F" w:rsidRPr="000D2C5F" w:rsidRDefault="00000000" w:rsidP="0079700F">
      <w:pPr>
        <w:pStyle w:val="Compact"/>
        <w:numPr>
          <w:ilvl w:val="0"/>
          <w:numId w:val="69"/>
        </w:numPr>
        <w:rPr>
          <w:rStyle w:val="codeChar"/>
          <w:color w:val="auto"/>
        </w:rPr>
      </w:pPr>
      <w:r>
        <w:t xml:space="preserve">Re-run enumeration in debugging mode to visualize the reaction graphs that fail: </w:t>
      </w:r>
      <w:r>
        <w:rPr>
          <w:rStyle w:val="codeChar"/>
          <w:color w:val="auto"/>
        </w:rPr>
        <w:t>delt-hit library enumerate --</w:t>
      </w:r>
      <w:proofErr w:type="spellStart"/>
      <w:r>
        <w:rPr>
          <w:rStyle w:val="codeChar"/>
          <w:color w:val="auto"/>
        </w:rPr>
        <w:t>config_path</w:t>
      </w:r>
      <w:proofErr w:type="spellEnd"/>
      <w:r>
        <w:rPr>
          <w:rStyle w:val="codeChar"/>
          <w:color w:val="auto"/>
        </w:rPr>
        <w:t>=/path/to/</w:t>
      </w:r>
      <w:proofErr w:type="spellStart"/>
      <w:r>
        <w:rPr>
          <w:rStyle w:val="codeChar"/>
          <w:color w:val="auto"/>
        </w:rPr>
        <w:t>config.yaml</w:t>
      </w:r>
      <w:proofErr w:type="spellEnd"/>
      <w:r>
        <w:rPr>
          <w:rStyle w:val="codeChar"/>
          <w:color w:val="auto"/>
        </w:rPr>
        <w:t xml:space="preserve"> --debug=invalid</w:t>
      </w:r>
    </w:p>
    <w:p w14:paraId="34579AAB" w14:textId="77777777" w:rsidR="000D2C5F" w:rsidRDefault="000D2C5F">
      <w:pPr>
        <w:pStyle w:val="Heading4"/>
      </w:pPr>
      <w:bookmarkStart w:id="43" w:name="Xa4a186ba0c8dda909d08f38ea23b89c1272112b"/>
      <w:bookmarkEnd w:id="43"/>
    </w:p>
    <w:p w14:paraId="16CD60D0" w14:textId="0B32BBB4" w:rsidR="00B037EA" w:rsidRDefault="00000000">
      <w:pPr>
        <w:pStyle w:val="Heading4"/>
      </w:pPr>
      <w:r>
        <w:t>Step 5 | Calculate molecular properties and descriptors</w:t>
      </w:r>
    </w:p>
    <w:p w14:paraId="6007BC57" w14:textId="77777777" w:rsidR="00B037EA" w:rsidRDefault="00000000">
      <w:pPr>
        <w:pStyle w:val="FirstParagraph"/>
      </w:pPr>
      <w:r>
        <w:t>Compute comprehensive molecular descriptors for drug-likeness assessment and chemical space characterization:</w:t>
      </w:r>
    </w:p>
    <w:p w14:paraId="23D138F6" w14:textId="77777777" w:rsidR="00B037EA" w:rsidRDefault="00000000">
      <w:pPr>
        <w:pStyle w:val="code"/>
        <w:spacing w:after="280"/>
        <w:rPr>
          <w:rStyle w:val="NormalTok"/>
        </w:rPr>
      </w:pPr>
      <w:r>
        <w:t>delt-hit library properties --</w:t>
      </w:r>
      <w:proofErr w:type="spellStart"/>
      <w:r>
        <w:t>config_path</w:t>
      </w:r>
      <w:proofErr w:type="spellEnd"/>
      <w:r>
        <w:t>=/path/to/</w:t>
      </w:r>
      <w:proofErr w:type="spellStart"/>
      <w:r>
        <w:t>config.yaml</w:t>
      </w:r>
      <w:proofErr w:type="spellEnd"/>
    </w:p>
    <w:p w14:paraId="2C8309AA" w14:textId="77777777" w:rsidR="00B037EA" w:rsidRDefault="00000000">
      <w:pPr>
        <w:pStyle w:val="FirstParagraph"/>
      </w:pPr>
      <w:r>
        <w:lastRenderedPageBreak/>
        <w:t>Computed properties include:</w:t>
      </w:r>
    </w:p>
    <w:p w14:paraId="3A167F7F" w14:textId="77777777" w:rsidR="00B037EA" w:rsidRDefault="00000000" w:rsidP="0079700F">
      <w:pPr>
        <w:pStyle w:val="Compact"/>
        <w:numPr>
          <w:ilvl w:val="0"/>
          <w:numId w:val="70"/>
        </w:numPr>
      </w:pPr>
      <w:r>
        <w:rPr>
          <w:b/>
          <w:bCs/>
        </w:rPr>
        <w:t>Lipinski descriptors</w:t>
      </w:r>
      <w:r>
        <w:t>: Molecular weight (MW), partition coefficient (</w:t>
      </w:r>
      <w:proofErr w:type="spellStart"/>
      <w:r>
        <w:t>LogP</w:t>
      </w:r>
      <w:proofErr w:type="spellEnd"/>
      <w:r>
        <w:t>), hydrogen bond donors (HBD), hydrogen bond acceptors (HBA)</w:t>
      </w:r>
    </w:p>
    <w:p w14:paraId="0C260295" w14:textId="77777777" w:rsidR="00B037EA" w:rsidRDefault="00000000" w:rsidP="0079700F">
      <w:pPr>
        <w:pStyle w:val="Compact"/>
        <w:numPr>
          <w:ilvl w:val="0"/>
          <w:numId w:val="71"/>
        </w:numPr>
      </w:pPr>
      <w:r>
        <w:rPr>
          <w:b/>
          <w:bCs/>
        </w:rPr>
        <w:t>Topological indices</w:t>
      </w:r>
      <w:r>
        <w:t>: Topological polar surface area (TPSA), rotatable bonds</w:t>
      </w:r>
    </w:p>
    <w:p w14:paraId="293DC0A2" w14:textId="77777777" w:rsidR="00B037EA" w:rsidRDefault="00000000" w:rsidP="0079700F">
      <w:pPr>
        <w:pStyle w:val="Compact"/>
        <w:numPr>
          <w:ilvl w:val="0"/>
          <w:numId w:val="72"/>
        </w:numPr>
      </w:pPr>
      <w:r>
        <w:rPr>
          <w:b/>
          <w:bCs/>
        </w:rPr>
        <w:t>Structural complexity metrics</w:t>
      </w:r>
      <w:r>
        <w:t>: Number of aromatic rings, heavy atom count, formal charge</w:t>
      </w:r>
    </w:p>
    <w:p w14:paraId="4113CAA9" w14:textId="77777777" w:rsidR="00B037EA" w:rsidRDefault="00000000" w:rsidP="0079700F">
      <w:pPr>
        <w:pStyle w:val="Compact"/>
        <w:numPr>
          <w:ilvl w:val="0"/>
          <w:numId w:val="73"/>
        </w:numPr>
      </w:pPr>
      <w:r>
        <w:rPr>
          <w:b/>
          <w:bCs/>
        </w:rPr>
        <w:t>Drug-likeness scores</w:t>
      </w:r>
      <w:r>
        <w:t>: Quantitative estimate of drug-likeness (QED), fraction of sp³ carbons</w:t>
      </w:r>
    </w:p>
    <w:p w14:paraId="2F529DFF" w14:textId="77777777" w:rsidR="00B037EA" w:rsidRDefault="00000000">
      <w:pPr>
        <w:pStyle w:val="FirstParagraph"/>
      </w:pPr>
      <w:r>
        <w:t>Expected outputs:</w:t>
      </w:r>
    </w:p>
    <w:p w14:paraId="0F8408FF" w14:textId="77777777" w:rsidR="00B037EA" w:rsidRDefault="00000000" w:rsidP="0079700F">
      <w:pPr>
        <w:pStyle w:val="Compact"/>
        <w:numPr>
          <w:ilvl w:val="0"/>
          <w:numId w:val="74"/>
        </w:numPr>
      </w:pPr>
      <w:r>
        <w:rPr>
          <w:rStyle w:val="VerbatimChar"/>
        </w:rPr>
        <w:t>properties/</w:t>
      </w:r>
      <w:proofErr w:type="spellStart"/>
      <w:r>
        <w:rPr>
          <w:rStyle w:val="VerbatimChar"/>
        </w:rPr>
        <w:t>properties.parquet</w:t>
      </w:r>
      <w:proofErr w:type="spellEnd"/>
      <w:r>
        <w:t>: Library catalog augmented with molecular descriptors</w:t>
      </w:r>
    </w:p>
    <w:p w14:paraId="5759CB71" w14:textId="77777777" w:rsidR="00B037EA" w:rsidRDefault="00000000" w:rsidP="0079700F">
      <w:pPr>
        <w:pStyle w:val="Compact"/>
        <w:numPr>
          <w:ilvl w:val="0"/>
          <w:numId w:val="75"/>
        </w:numPr>
      </w:pPr>
      <w:r>
        <w:rPr>
          <w:rStyle w:val="VerbatimChar"/>
        </w:rPr>
        <w:t>properties/prop_*.</w:t>
      </w:r>
      <w:proofErr w:type="spellStart"/>
      <w:r>
        <w:rPr>
          <w:rStyle w:val="VerbatimChar"/>
        </w:rPr>
        <w:t>png</w:t>
      </w:r>
      <w:proofErr w:type="spellEnd"/>
      <w:r>
        <w:t>: Distribution plots for each calculated property</w:t>
      </w:r>
    </w:p>
    <w:p w14:paraId="2ADE9FB8" w14:textId="77777777" w:rsidR="00B037EA" w:rsidRDefault="00000000">
      <w:pPr>
        <w:pStyle w:val="FirstParagraph"/>
      </w:pPr>
      <w:r>
        <w:rPr>
          <w:noProof/>
        </w:rPr>
        <w:drawing>
          <wp:inline distT="0" distB="0" distL="0" distR="0" wp14:anchorId="7FF837F4" wp14:editId="708791FC">
            <wp:extent cx="5334000" cy="4000500"/>
            <wp:effectExtent l="0" t="0" r="0" b="0"/>
            <wp:docPr id="9" name="Picture" descr="Figure 2 | Molecular weight distribution. Example property distribution showing typical pharmaceutical compound space coverage. Most compounds fall within the 200-800 Da range preferred for drug-like molec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Figure 2 | Molecular weight distribution. Example property distribution showing typical pharmaceutical compound space coverage. Most compounds fall within the 200-800 Da range preferred for drug-like molecules."/>
                    <pic:cNvPicPr>
                      <a:picLocks noChangeAspect="1" noChangeArrowheads="1"/>
                    </pic:cNvPicPr>
                  </pic:nvPicPr>
                  <pic:blipFill>
                    <a:blip r:embed="rId10"/>
                    <a:stretch>
                      <a:fillRect/>
                    </a:stretch>
                  </pic:blipFill>
                  <pic:spPr bwMode="auto">
                    <a:xfrm>
                      <a:off x="0" y="0"/>
                      <a:ext cx="5334000" cy="4000500"/>
                    </a:xfrm>
                    <a:prstGeom prst="rect">
                      <a:avLst/>
                    </a:prstGeom>
                  </pic:spPr>
                </pic:pic>
              </a:graphicData>
            </a:graphic>
          </wp:inline>
        </w:drawing>
      </w:r>
    </w:p>
    <w:p w14:paraId="39A21E60" w14:textId="77777777" w:rsidR="00B037EA" w:rsidRDefault="00000000">
      <w:pPr>
        <w:pStyle w:val="figure-caption"/>
      </w:pPr>
      <w:r>
        <w:rPr>
          <w:b/>
          <w:bCs/>
        </w:rPr>
        <w:t xml:space="preserve">Figure 3 </w:t>
      </w:r>
      <w:r>
        <w:t>| Exemplary plot for the molecular weight distribution of library members.</w:t>
      </w:r>
    </w:p>
    <w:p w14:paraId="1B741C1F" w14:textId="77777777" w:rsidR="00B037EA" w:rsidRDefault="00B037EA">
      <w:pPr>
        <w:pStyle w:val="FirstParagraph"/>
      </w:pPr>
    </w:p>
    <w:p w14:paraId="5067A388" w14:textId="77777777" w:rsidR="00B037EA" w:rsidRDefault="00000000">
      <w:pPr>
        <w:pStyle w:val="BodyText"/>
      </w:pPr>
      <w:r>
        <w:rPr>
          <w:b/>
          <w:bCs/>
        </w:rPr>
        <w:t>Performance note</w:t>
      </w:r>
      <w:r>
        <w:t>: Property calculation processes approximately 600-1000 compounds/second. For a 1 million compound library, expect 15-30 minutes processing time.</w:t>
      </w:r>
    </w:p>
    <w:p w14:paraId="32F9832E" w14:textId="77777777" w:rsidR="00B037EA" w:rsidRDefault="00000000">
      <w:pPr>
        <w:pStyle w:val="Heading4"/>
      </w:pPr>
      <w:bookmarkStart w:id="44" w:name="X0702c1a117e70256178a8648b7f22525f34b502"/>
      <w:bookmarkEnd w:id="44"/>
      <w:r>
        <w:lastRenderedPageBreak/>
        <w:t>Step 6 | Generate molecular representations for machine learning</w:t>
      </w:r>
    </w:p>
    <w:p w14:paraId="292A4F55" w14:textId="77777777" w:rsidR="00B037EA" w:rsidRDefault="00000000">
      <w:pPr>
        <w:pStyle w:val="FirstParagraph"/>
      </w:pPr>
      <w:r>
        <w:t>Create standardized chemical representations compatible with machine learning frameworks:</w:t>
      </w:r>
    </w:p>
    <w:p w14:paraId="57323EA1" w14:textId="77777777" w:rsidR="00B037EA" w:rsidRDefault="00000000">
      <w:pPr>
        <w:pStyle w:val="code"/>
        <w:spacing w:after="280"/>
        <w:rPr>
          <w:rStyle w:val="NormalTok"/>
        </w:rPr>
      </w:pPr>
      <w:r>
        <w:t># Morgan fingerprints for similarity analysis</w:t>
      </w:r>
      <w:r>
        <w:br/>
        <w:t># ~600-1000 compounds/s</w:t>
      </w:r>
      <w:r>
        <w:br/>
        <w:t>delt-hit library represent --method=morgan --</w:t>
      </w:r>
      <w:proofErr w:type="spellStart"/>
      <w:r>
        <w:t>config_path</w:t>
      </w:r>
      <w:proofErr w:type="spellEnd"/>
      <w:r>
        <w:t>=/path/to/</w:t>
      </w:r>
      <w:proofErr w:type="spellStart"/>
      <w:r>
        <w:t>config.yaml</w:t>
      </w:r>
      <w:proofErr w:type="spellEnd"/>
      <w:r>
        <w:br/>
      </w:r>
      <w:r>
        <w:br/>
        <w:t># BERT embeddings for deep learning applications</w:t>
      </w:r>
      <w:r>
        <w:br/>
        <w:t># ~600-1000 compounds/s</w:t>
      </w:r>
      <w:r>
        <w:br/>
        <w:t>delt-hit library represent --method=</w:t>
      </w:r>
      <w:proofErr w:type="spellStart"/>
      <w:r>
        <w:t>bert</w:t>
      </w:r>
      <w:proofErr w:type="spellEnd"/>
      <w:r>
        <w:t xml:space="preserve"> --</w:t>
      </w:r>
      <w:proofErr w:type="spellStart"/>
      <w:r>
        <w:t>config_path</w:t>
      </w:r>
      <w:proofErr w:type="spellEnd"/>
      <w:r>
        <w:t>=/path/to/</w:t>
      </w:r>
      <w:proofErr w:type="spellStart"/>
      <w:r>
        <w:t>config.yaml</w:t>
      </w:r>
      <w:proofErr w:type="spellEnd"/>
    </w:p>
    <w:p w14:paraId="3D997CA8" w14:textId="77777777" w:rsidR="00B037EA" w:rsidRDefault="00000000">
      <w:pPr>
        <w:pStyle w:val="FirstParagraph"/>
      </w:pPr>
      <w:r>
        <w:t>Available representation methods:</w:t>
      </w:r>
    </w:p>
    <w:p w14:paraId="44500E86" w14:textId="77777777" w:rsidR="00B037EA" w:rsidRDefault="00000000" w:rsidP="0079700F">
      <w:pPr>
        <w:pStyle w:val="Compact"/>
        <w:numPr>
          <w:ilvl w:val="0"/>
          <w:numId w:val="76"/>
        </w:numPr>
      </w:pPr>
      <w:r>
        <w:rPr>
          <w:rStyle w:val="VerbatimChar"/>
        </w:rPr>
        <w:t>morgan</w:t>
      </w:r>
      <w:r>
        <w:t>: Morgan circular fingerprints (2048-bit vectors) for similarity searching and clustering</w:t>
      </w:r>
    </w:p>
    <w:p w14:paraId="4E4A0E2F" w14:textId="77777777" w:rsidR="00B037EA" w:rsidRDefault="00000000" w:rsidP="0079700F">
      <w:pPr>
        <w:pStyle w:val="Compact"/>
        <w:numPr>
          <w:ilvl w:val="0"/>
          <w:numId w:val="77"/>
        </w:numPr>
      </w:pPr>
      <w:proofErr w:type="spellStart"/>
      <w:r>
        <w:rPr>
          <w:rStyle w:val="VerbatimChar"/>
        </w:rPr>
        <w:t>bert</w:t>
      </w:r>
      <w:proofErr w:type="spellEnd"/>
      <w:r>
        <w:t>: Transformer-based molecular embeddings (768-dimensional vectors) for deep learning</w:t>
      </w:r>
    </w:p>
    <w:p w14:paraId="0A0F034F" w14:textId="77777777" w:rsidR="00B037EA" w:rsidRDefault="00000000">
      <w:pPr>
        <w:pStyle w:val="FirstParagraph"/>
      </w:pPr>
      <w:r>
        <w:t>Expected outputs:</w:t>
      </w:r>
    </w:p>
    <w:p w14:paraId="7CFEA631" w14:textId="77777777" w:rsidR="00B037EA" w:rsidRDefault="00000000" w:rsidP="0079700F">
      <w:pPr>
        <w:pStyle w:val="Compact"/>
        <w:numPr>
          <w:ilvl w:val="0"/>
          <w:numId w:val="78"/>
        </w:numPr>
      </w:pPr>
      <w:r>
        <w:rPr>
          <w:rStyle w:val="VerbatimChar"/>
        </w:rPr>
        <w:t>representations/</w:t>
      </w:r>
      <w:proofErr w:type="spellStart"/>
      <w:r>
        <w:rPr>
          <w:rStyle w:val="VerbatimChar"/>
        </w:rPr>
        <w:t>morgan.npz</w:t>
      </w:r>
      <w:proofErr w:type="spellEnd"/>
      <w:r>
        <w:t>: Sparse matrix of Morgan fingerprints</w:t>
      </w:r>
    </w:p>
    <w:p w14:paraId="503AA45B" w14:textId="77777777" w:rsidR="00B037EA" w:rsidRDefault="00000000" w:rsidP="0079700F">
      <w:pPr>
        <w:pStyle w:val="Compact"/>
        <w:numPr>
          <w:ilvl w:val="0"/>
          <w:numId w:val="79"/>
        </w:numPr>
      </w:pPr>
      <w:r>
        <w:rPr>
          <w:rStyle w:val="VerbatimChar"/>
        </w:rPr>
        <w:t>representations/</w:t>
      </w:r>
      <w:proofErr w:type="spellStart"/>
      <w:r>
        <w:rPr>
          <w:rStyle w:val="VerbatimChar"/>
        </w:rPr>
        <w:t>bert.npz</w:t>
      </w:r>
      <w:proofErr w:type="spellEnd"/>
      <w:r>
        <w:t>: Dense matrix of BERT embeddings</w:t>
      </w:r>
    </w:p>
    <w:p w14:paraId="74C008F4" w14:textId="77777777" w:rsidR="00B037EA" w:rsidRDefault="00000000">
      <w:pPr>
        <w:pStyle w:val="FirstParagraph"/>
      </w:pPr>
      <w:r>
        <w:rPr>
          <w:b/>
          <w:bCs/>
        </w:rPr>
        <w:t>Note</w:t>
      </w:r>
      <w:r>
        <w:t xml:space="preserve">: These representations are compatible with scikit-learn, </w:t>
      </w:r>
      <w:proofErr w:type="spellStart"/>
      <w:r>
        <w:t>PyTorch</w:t>
      </w:r>
      <w:proofErr w:type="spellEnd"/>
      <w:r>
        <w:t>, and TensorFlow for downstream machine learning applications.</w:t>
      </w:r>
    </w:p>
    <w:p w14:paraId="062466F0" w14:textId="77777777" w:rsidR="00B037EA" w:rsidRDefault="00000000">
      <w:pPr>
        <w:pStyle w:val="Heading3"/>
      </w:pPr>
      <w:bookmarkStart w:id="45" w:name="Xf0fe3734256e5255c5c6ead4fa2033e11d2c4fd"/>
      <w:bookmarkStart w:id="46" w:name="Xde3d1acbf1f0719959acfcbca78a05c2a57a9aa"/>
      <w:bookmarkEnd w:id="45"/>
      <w:bookmarkEnd w:id="46"/>
      <w:r>
        <w:t>Phase 3: Sequence processing and demultiplexing • TIMING 30 min - 4 h</w:t>
      </w:r>
    </w:p>
    <w:p w14:paraId="3D8DC70D" w14:textId="77777777" w:rsidR="00B037EA" w:rsidRDefault="00000000">
      <w:pPr>
        <w:pStyle w:val="FirstParagraph"/>
      </w:pPr>
      <w:r>
        <w:t>This phase processes raw sequencing reads to identify and count each library member in your selection experiments.</w:t>
      </w:r>
    </w:p>
    <w:p w14:paraId="031A0A9A" w14:textId="77777777" w:rsidR="00B037EA" w:rsidRDefault="00000000">
      <w:pPr>
        <w:pStyle w:val="Heading4"/>
      </w:pPr>
      <w:r>
        <w:t>Step 7 | Configure demultiplexing parameters</w:t>
      </w:r>
    </w:p>
    <w:p w14:paraId="1915775C" w14:textId="77777777" w:rsidR="00B037EA" w:rsidRDefault="00000000">
      <w:pPr>
        <w:pStyle w:val="FirstParagraph"/>
      </w:pPr>
      <w:r>
        <w:t xml:space="preserve">The demultiplexing parameters defined in your Excel file control how sequence reads are processed by </w:t>
      </w:r>
      <w:proofErr w:type="spellStart"/>
      <w:r>
        <w:rPr>
          <w:i/>
          <w:iCs/>
        </w:rPr>
        <w:t>cutadapt</w:t>
      </w:r>
      <w:proofErr w:type="spellEnd"/>
      <w:r>
        <w:t>. Key parameters include:</w:t>
      </w:r>
    </w:p>
    <w:p w14:paraId="6790CDDA" w14:textId="77777777" w:rsidR="00B037EA" w:rsidRDefault="00000000" w:rsidP="0079700F">
      <w:pPr>
        <w:pStyle w:val="Compact"/>
        <w:numPr>
          <w:ilvl w:val="0"/>
          <w:numId w:val="80"/>
        </w:numPr>
      </w:pPr>
      <w:proofErr w:type="spellStart"/>
      <w:r>
        <w:rPr>
          <w:rStyle w:val="VerbatimChar"/>
        </w:rPr>
        <w:t>max_error_rate</w:t>
      </w:r>
      <w:proofErr w:type="spellEnd"/>
      <w:r>
        <w:t>: Tolerance for sequencing errors (0 = perfect match, 1.1 = ~10% errors)</w:t>
      </w:r>
    </w:p>
    <w:p w14:paraId="39361556" w14:textId="77777777" w:rsidR="00B037EA" w:rsidRDefault="00000000" w:rsidP="0079700F">
      <w:pPr>
        <w:pStyle w:val="Compact"/>
        <w:numPr>
          <w:ilvl w:val="0"/>
          <w:numId w:val="81"/>
        </w:numPr>
      </w:pPr>
      <w:r>
        <w:rPr>
          <w:rStyle w:val="VerbatimChar"/>
        </w:rPr>
        <w:t>indels</w:t>
      </w:r>
      <w:r>
        <w:t>: Whether to allow insertions/deletions during barcode matching</w:t>
      </w:r>
    </w:p>
    <w:p w14:paraId="6ADD68B8" w14:textId="77777777" w:rsidR="00B037EA" w:rsidRDefault="00000000">
      <w:pPr>
        <w:pStyle w:val="BodyText"/>
      </w:pPr>
      <w:r>
        <w:t>As mentioned earlier, we recommend requiring exact matches for selection barcodes (</w:t>
      </w:r>
      <w:proofErr w:type="spellStart"/>
      <w:r>
        <w:t>max_error_rate</w:t>
      </w:r>
      <w:proofErr w:type="spellEnd"/>
      <w:r>
        <w:t xml:space="preserve"> = 0, indels = FALSE) to ensure accurate multiplexing, while allowing higher error rates for constant regions depending on their length.</w:t>
      </w:r>
    </w:p>
    <w:p w14:paraId="4B074AF0" w14:textId="77777777" w:rsidR="00B037EA" w:rsidRDefault="00000000">
      <w:pPr>
        <w:pStyle w:val="Heading4"/>
      </w:pPr>
      <w:bookmarkStart w:id="47" w:name="X13cc74061b59b93ec4c85183ed4241367574747"/>
      <w:bookmarkEnd w:id="47"/>
      <w:r>
        <w:t>Step 8 | Prepare and execute sequence demultiplexing</w:t>
      </w:r>
    </w:p>
    <w:p w14:paraId="71D2A8D5" w14:textId="77777777" w:rsidR="00B037EA" w:rsidRDefault="00000000">
      <w:pPr>
        <w:pStyle w:val="FirstParagraph"/>
      </w:pPr>
      <w:r>
        <w:t>Generate the demultiplexing scripts with its dependencies and execute the analysis:</w:t>
      </w:r>
    </w:p>
    <w:p w14:paraId="39A3F6CE" w14:textId="77777777" w:rsidR="00B037EA" w:rsidRDefault="00000000">
      <w:pPr>
        <w:pStyle w:val="code"/>
        <w:spacing w:after="280"/>
        <w:rPr>
          <w:rStyle w:val="ExtensionTok"/>
        </w:rPr>
      </w:pPr>
      <w:r>
        <w:lastRenderedPageBreak/>
        <w:t xml:space="preserve"># Generate </w:t>
      </w:r>
      <w:proofErr w:type="spellStart"/>
      <w:r>
        <w:t>Cutadapt</w:t>
      </w:r>
      <w:proofErr w:type="spellEnd"/>
      <w:r>
        <w:t xml:space="preserve"> input files and demultiplexing script</w:t>
      </w:r>
      <w:r>
        <w:br/>
        <w:t>delt-hit demultiplex prepare --</w:t>
      </w:r>
      <w:proofErr w:type="spellStart"/>
      <w:r>
        <w:t>config_path</w:t>
      </w:r>
      <w:proofErr w:type="spellEnd"/>
      <w:r>
        <w:t>=/path/to/</w:t>
      </w:r>
      <w:proofErr w:type="spellStart"/>
      <w:r>
        <w:t>config.yaml</w:t>
      </w:r>
      <w:proofErr w:type="spellEnd"/>
      <w:r>
        <w:br/>
      </w:r>
      <w:r>
        <w:br/>
        <w:t># Execute demultiplexing</w:t>
      </w:r>
      <w:r>
        <w:br/>
        <w:t>/path/to/experiment/demultiplex/cutadapt_input_files/demultiplex.sh</w:t>
      </w:r>
    </w:p>
    <w:p w14:paraId="6240073D" w14:textId="77777777" w:rsidR="00B037EA" w:rsidRDefault="00000000">
      <w:pPr>
        <w:pStyle w:val="FirstParagraph"/>
      </w:pPr>
      <w:r>
        <w:t>The demultiplexing process performs:</w:t>
      </w:r>
    </w:p>
    <w:p w14:paraId="4D629729" w14:textId="77777777" w:rsidR="00B037EA" w:rsidRDefault="00000000" w:rsidP="0079700F">
      <w:pPr>
        <w:pStyle w:val="Compact"/>
        <w:numPr>
          <w:ilvl w:val="0"/>
          <w:numId w:val="82"/>
        </w:numPr>
      </w:pPr>
      <w:r>
        <w:rPr>
          <w:b/>
          <w:bCs/>
        </w:rPr>
        <w:t>Adapter detection and trimming</w:t>
      </w:r>
      <w:r>
        <w:t>: Removal of sequencing adapters</w:t>
      </w:r>
    </w:p>
    <w:p w14:paraId="5A4DDE3A" w14:textId="77777777" w:rsidR="00B037EA" w:rsidRDefault="00000000" w:rsidP="0079700F">
      <w:pPr>
        <w:pStyle w:val="Compact"/>
        <w:numPr>
          <w:ilvl w:val="0"/>
          <w:numId w:val="83"/>
        </w:numPr>
      </w:pPr>
      <w:r>
        <w:rPr>
          <w:b/>
          <w:bCs/>
        </w:rPr>
        <w:t>Barcode extraction</w:t>
      </w:r>
      <w:r>
        <w:t>: Sequential identification of selection and building block barcodes</w:t>
      </w:r>
    </w:p>
    <w:p w14:paraId="78534B35" w14:textId="77777777" w:rsidR="00B037EA" w:rsidRDefault="00000000" w:rsidP="0079700F">
      <w:pPr>
        <w:pStyle w:val="Compact"/>
        <w:numPr>
          <w:ilvl w:val="0"/>
          <w:numId w:val="84"/>
        </w:numPr>
      </w:pPr>
      <w:r>
        <w:rPr>
          <w:b/>
          <w:bCs/>
        </w:rPr>
        <w:t>Quality filtering</w:t>
      </w:r>
      <w:r>
        <w:t>: Rejection of reads with errors exceeding defined thresholds</w:t>
      </w:r>
    </w:p>
    <w:p w14:paraId="2E791EED" w14:textId="77777777" w:rsidR="00B037EA" w:rsidRDefault="00000000">
      <w:pPr>
        <w:pStyle w:val="BodyText"/>
      </w:pPr>
      <w:r>
        <w:t>The produced demultiplexing executable (.</w:t>
      </w:r>
      <w:proofErr w:type="spellStart"/>
      <w:r>
        <w:t>sh</w:t>
      </w:r>
      <w:proofErr w:type="spellEnd"/>
      <w:r>
        <w:t xml:space="preserve">) uses </w:t>
      </w:r>
      <w:proofErr w:type="spellStart"/>
      <w:r>
        <w:t>cutadapt</w:t>
      </w:r>
      <w:proofErr w:type="spellEnd"/>
      <w:r>
        <w:t xml:space="preserve"> and to process the FASTQ file and maps the sequences to the selection and codon IDs. It generates the </w:t>
      </w:r>
      <w:r>
        <w:rPr>
          <w:rStyle w:val="sheetChar"/>
        </w:rPr>
        <w:t>reads_with_adapters.gz</w:t>
      </w:r>
      <w:r>
        <w:t xml:space="preserve"> file that contains all sequences that have been mapped.</w:t>
      </w:r>
    </w:p>
    <w:p w14:paraId="77A42883" w14:textId="77777777" w:rsidR="00B037EA" w:rsidRDefault="00000000">
      <w:pPr>
        <w:pStyle w:val="FirstParagraph"/>
      </w:pPr>
      <w:r>
        <w:rPr>
          <w:b/>
          <w:bCs/>
        </w:rPr>
        <w:t>Performance note</w:t>
      </w:r>
      <w:r>
        <w:t>: Processing speed is approximately 50,000-200,000 reads/second. For a typical dataset with 50-100 million reads, expect 30 minutes to 2 hours processing time.</w:t>
      </w:r>
    </w:p>
    <w:p w14:paraId="6FB30F31" w14:textId="77777777" w:rsidR="00B037EA" w:rsidRDefault="00000000">
      <w:pPr>
        <w:pStyle w:val="BodyText"/>
      </w:pPr>
      <w:r>
        <w:t>Expected outputs:</w:t>
      </w:r>
    </w:p>
    <w:p w14:paraId="435AB054" w14:textId="77777777" w:rsidR="00B037EA" w:rsidRDefault="00000000" w:rsidP="0079700F">
      <w:pPr>
        <w:pStyle w:val="Compact"/>
        <w:numPr>
          <w:ilvl w:val="0"/>
          <w:numId w:val="85"/>
        </w:numPr>
      </w:pPr>
      <w:r>
        <w:rPr>
          <w:rStyle w:val="VerbatimChar"/>
        </w:rPr>
        <w:t>demultiplex/</w:t>
      </w:r>
      <w:proofErr w:type="spellStart"/>
      <w:r>
        <w:rPr>
          <w:rStyle w:val="VerbatimChar"/>
        </w:rPr>
        <w:t>cutadapt_output_files</w:t>
      </w:r>
      <w:proofErr w:type="spellEnd"/>
      <w:r>
        <w:rPr>
          <w:rStyle w:val="VerbatimChar"/>
        </w:rPr>
        <w:t>/*.</w:t>
      </w:r>
      <w:proofErr w:type="spellStart"/>
      <w:r>
        <w:rPr>
          <w:rStyle w:val="VerbatimChar"/>
        </w:rPr>
        <w:t>cutadapt.json</w:t>
      </w:r>
      <w:proofErr w:type="spellEnd"/>
      <w:r>
        <w:t>: Detailed processing statistics for each demultiplexing step</w:t>
      </w:r>
    </w:p>
    <w:p w14:paraId="092B6527" w14:textId="77777777" w:rsidR="00B037EA" w:rsidRDefault="00000000" w:rsidP="0079700F">
      <w:pPr>
        <w:pStyle w:val="Compact"/>
        <w:numPr>
          <w:ilvl w:val="0"/>
          <w:numId w:val="86"/>
        </w:numPr>
      </w:pPr>
      <w:r>
        <w:rPr>
          <w:rStyle w:val="VerbatimChar"/>
        </w:rPr>
        <w:t>demultiplex/</w:t>
      </w:r>
      <w:proofErr w:type="spellStart"/>
      <w:r>
        <w:rPr>
          <w:rStyle w:val="VerbatimChar"/>
        </w:rPr>
        <w:t>cutadapt_output_files</w:t>
      </w:r>
      <w:proofErr w:type="spellEnd"/>
      <w:r>
        <w:rPr>
          <w:rStyle w:val="VerbatimChar"/>
        </w:rPr>
        <w:t>/reads_with_adapters.gz</w:t>
      </w:r>
      <w:r>
        <w:t>: Intermediate files with extracted barcodes</w:t>
      </w:r>
    </w:p>
    <w:p w14:paraId="60D44C74" w14:textId="77777777" w:rsidR="00B037EA" w:rsidRDefault="00000000">
      <w:pPr>
        <w:pStyle w:val="Heading4"/>
      </w:pPr>
      <w:bookmarkStart w:id="48" w:name="X3e8311baebbb2296bbbbbfefd5b61514f194207"/>
      <w:bookmarkEnd w:id="48"/>
      <w:r>
        <w:t>Step 9 | Process demultiplexing results and generate count tables</w:t>
      </w:r>
    </w:p>
    <w:p w14:paraId="4B85DC53" w14:textId="77777777" w:rsidR="00B037EA" w:rsidRDefault="00000000">
      <w:pPr>
        <w:pStyle w:val="FirstParagraph"/>
      </w:pPr>
      <w:r>
        <w:t>After demultiplexing completes, aggregate the results into count tables for each selection:</w:t>
      </w:r>
    </w:p>
    <w:p w14:paraId="6962425A" w14:textId="77777777" w:rsidR="00B037EA" w:rsidRDefault="00000000">
      <w:pPr>
        <w:pStyle w:val="code"/>
        <w:spacing w:after="280"/>
        <w:rPr>
          <w:rStyle w:val="NormalTok"/>
        </w:rPr>
      </w:pPr>
      <w:r>
        <w:t># Process demultiplexing output and generate count tables</w:t>
      </w:r>
      <w:r>
        <w:br/>
        <w:t>delt-hit demultiplex process --</w:t>
      </w:r>
      <w:proofErr w:type="spellStart"/>
      <w:r>
        <w:t>config_path</w:t>
      </w:r>
      <w:proofErr w:type="spellEnd"/>
      <w:r>
        <w:t>=/path/to/</w:t>
      </w:r>
      <w:proofErr w:type="spellStart"/>
      <w:r>
        <w:t>config.yaml</w:t>
      </w:r>
      <w:proofErr w:type="spellEnd"/>
    </w:p>
    <w:p w14:paraId="79986D9A" w14:textId="77777777" w:rsidR="00B037EA" w:rsidRDefault="00000000">
      <w:pPr>
        <w:pStyle w:val="FirstParagraph"/>
      </w:pPr>
      <w:r>
        <w:t>This command:</w:t>
      </w:r>
    </w:p>
    <w:p w14:paraId="67B1B743" w14:textId="77777777" w:rsidR="00B037EA" w:rsidRDefault="00000000" w:rsidP="0079700F">
      <w:pPr>
        <w:pStyle w:val="Compact"/>
        <w:numPr>
          <w:ilvl w:val="0"/>
          <w:numId w:val="87"/>
        </w:numPr>
      </w:pPr>
      <w:r>
        <w:t>Parses the demultiplexed reads</w:t>
      </w:r>
    </w:p>
    <w:p w14:paraId="27D06B05" w14:textId="77777777" w:rsidR="00B037EA" w:rsidRDefault="00000000" w:rsidP="0079700F">
      <w:pPr>
        <w:pStyle w:val="Compact"/>
        <w:numPr>
          <w:ilvl w:val="0"/>
          <w:numId w:val="88"/>
        </w:numPr>
      </w:pPr>
      <w:r>
        <w:t>Maps barcode combinations to library members</w:t>
      </w:r>
    </w:p>
    <w:p w14:paraId="01A664F4" w14:textId="77777777" w:rsidR="00B037EA" w:rsidRDefault="00000000" w:rsidP="0079700F">
      <w:pPr>
        <w:pStyle w:val="Compact"/>
        <w:numPr>
          <w:ilvl w:val="0"/>
          <w:numId w:val="89"/>
        </w:numPr>
      </w:pPr>
      <w:r>
        <w:t>Generates count tables for each selection</w:t>
      </w:r>
    </w:p>
    <w:p w14:paraId="677B98B7" w14:textId="77777777" w:rsidR="00B037EA" w:rsidRDefault="00000000" w:rsidP="0079700F">
      <w:pPr>
        <w:pStyle w:val="Compact"/>
        <w:numPr>
          <w:ilvl w:val="0"/>
          <w:numId w:val="90"/>
        </w:numPr>
      </w:pPr>
      <w:r>
        <w:t>Saves results in standardized format</w:t>
      </w:r>
    </w:p>
    <w:p w14:paraId="0B9E878A" w14:textId="77777777" w:rsidR="00B037EA" w:rsidRDefault="00000000">
      <w:pPr>
        <w:pStyle w:val="FirstParagraph"/>
      </w:pPr>
      <w:r>
        <w:t>Expected outputs:</w:t>
      </w:r>
    </w:p>
    <w:p w14:paraId="5BC27D04" w14:textId="77777777" w:rsidR="00B037EA" w:rsidRDefault="00000000" w:rsidP="0079700F">
      <w:pPr>
        <w:pStyle w:val="Compact"/>
        <w:numPr>
          <w:ilvl w:val="0"/>
          <w:numId w:val="91"/>
        </w:numPr>
      </w:pPr>
      <w:r>
        <w:rPr>
          <w:rStyle w:val="VerbatimChar"/>
        </w:rPr>
        <w:t>selections/[</w:t>
      </w:r>
      <w:proofErr w:type="spellStart"/>
      <w:r>
        <w:rPr>
          <w:rStyle w:val="VerbatimChar"/>
        </w:rPr>
        <w:t>selection_name</w:t>
      </w:r>
      <w:proofErr w:type="spellEnd"/>
      <w:r>
        <w:rPr>
          <w:rStyle w:val="VerbatimChar"/>
        </w:rPr>
        <w:t>]/counts.txt</w:t>
      </w:r>
      <w:r>
        <w:t>: Tab-delimited count table with columns:</w:t>
      </w:r>
    </w:p>
    <w:p w14:paraId="4F42F205" w14:textId="77777777" w:rsidR="00B037EA" w:rsidRDefault="00000000" w:rsidP="0079700F">
      <w:pPr>
        <w:pStyle w:val="Compact"/>
        <w:numPr>
          <w:ilvl w:val="1"/>
          <w:numId w:val="92"/>
        </w:numPr>
      </w:pPr>
      <w:r>
        <w:rPr>
          <w:rStyle w:val="VerbatimChar"/>
        </w:rPr>
        <w:t>code_1</w:t>
      </w:r>
      <w:r>
        <w:t xml:space="preserve">, </w:t>
      </w:r>
      <w:r>
        <w:rPr>
          <w:rStyle w:val="VerbatimChar"/>
        </w:rPr>
        <w:t>code_</w:t>
      </w:r>
      <w:proofErr w:type="gramStart"/>
      <w:r>
        <w:rPr>
          <w:rStyle w:val="VerbatimChar"/>
        </w:rPr>
        <w:t>2,...</w:t>
      </w:r>
      <w:proofErr w:type="gramEnd"/>
      <w:r>
        <w:t>: Building block indices</w:t>
      </w:r>
    </w:p>
    <w:p w14:paraId="564B956A" w14:textId="77777777" w:rsidR="00B037EA" w:rsidRDefault="00000000" w:rsidP="0079700F">
      <w:pPr>
        <w:pStyle w:val="Compact"/>
        <w:numPr>
          <w:ilvl w:val="1"/>
          <w:numId w:val="93"/>
        </w:numPr>
      </w:pPr>
      <w:r>
        <w:rPr>
          <w:rStyle w:val="VerbatimChar"/>
        </w:rPr>
        <w:t>name</w:t>
      </w:r>
      <w:r>
        <w:t>: Selection identifier</w:t>
      </w:r>
    </w:p>
    <w:p w14:paraId="2CAFD70E" w14:textId="77777777" w:rsidR="00B037EA" w:rsidRDefault="00000000" w:rsidP="0079700F">
      <w:pPr>
        <w:pStyle w:val="Compact"/>
        <w:numPr>
          <w:ilvl w:val="1"/>
          <w:numId w:val="94"/>
        </w:numPr>
      </w:pPr>
      <w:r>
        <w:rPr>
          <w:rStyle w:val="VerbatimChar"/>
        </w:rPr>
        <w:t>count</w:t>
      </w:r>
      <w:r>
        <w:t>: Number of reads for this compound in this selection</w:t>
      </w:r>
    </w:p>
    <w:p w14:paraId="70D9FBDD" w14:textId="77777777" w:rsidR="00B037EA" w:rsidRDefault="00000000">
      <w:pPr>
        <w:pStyle w:val="Compact"/>
      </w:pPr>
      <w:r>
        <w:lastRenderedPageBreak/>
        <w:t xml:space="preserve">NOTE: alternatively, counts can be saved as </w:t>
      </w:r>
      <w:r>
        <w:rPr>
          <w:rStyle w:val="sheetChar"/>
        </w:rPr>
        <w:t>{selection_</w:t>
      </w:r>
      <w:proofErr w:type="gramStart"/>
      <w:r>
        <w:rPr>
          <w:rStyle w:val="sheetChar"/>
        </w:rPr>
        <w:t>name}_counts.txt</w:t>
      </w:r>
      <w:proofErr w:type="gramEnd"/>
      <w:r>
        <w:rPr>
          <w:rStyle w:val="sheetChar"/>
        </w:rPr>
        <w:t xml:space="preserve"> </w:t>
      </w:r>
      <w:r>
        <w:t xml:space="preserve">by using the flag </w:t>
      </w:r>
      <w:r w:rsidRPr="00BD3A91">
        <w:rPr>
          <w:rStyle w:val="VerbatimChar"/>
        </w:rPr>
        <w:t>--</w:t>
      </w:r>
      <w:proofErr w:type="spellStart"/>
      <w:r w:rsidRPr="00BD3A91">
        <w:rPr>
          <w:rStyle w:val="VerbatimChar"/>
        </w:rPr>
        <w:t>as_files</w:t>
      </w:r>
      <w:proofErr w:type="spellEnd"/>
      <w:r w:rsidRPr="00BD3A91">
        <w:rPr>
          <w:rStyle w:val="VerbatimChar"/>
        </w:rPr>
        <w:t>=True</w:t>
      </w:r>
      <w:r>
        <w:t xml:space="preserve">. To save the counts sorted by codon ids instead of observed counts, set the flag </w:t>
      </w:r>
      <w:r w:rsidRPr="00BD3A91">
        <w:rPr>
          <w:rStyle w:val="VerbatimChar"/>
        </w:rPr>
        <w:t>--</w:t>
      </w:r>
      <w:proofErr w:type="spellStart"/>
      <w:r w:rsidRPr="00BD3A91">
        <w:rPr>
          <w:rStyle w:val="VerbatimChar"/>
        </w:rPr>
        <w:t>sort_by_counts</w:t>
      </w:r>
      <w:proofErr w:type="spellEnd"/>
      <w:r w:rsidRPr="00BD3A91">
        <w:rPr>
          <w:rStyle w:val="VerbatimChar"/>
        </w:rPr>
        <w:t>=False</w:t>
      </w:r>
      <w:r>
        <w:t>.</w:t>
      </w:r>
    </w:p>
    <w:p w14:paraId="75A04DEF" w14:textId="77777777" w:rsidR="00B037EA" w:rsidRDefault="00B037EA">
      <w:pPr>
        <w:pStyle w:val="Compact"/>
      </w:pPr>
    </w:p>
    <w:p w14:paraId="21DAC562" w14:textId="77777777" w:rsidR="00B037EA" w:rsidRDefault="00000000">
      <w:pPr>
        <w:pStyle w:val="Heading4"/>
      </w:pPr>
      <w:bookmarkStart w:id="49" w:name="X36632f9da45bb9042e270f01a5fbba5c7d6b4eb"/>
      <w:bookmarkEnd w:id="49"/>
      <w:r>
        <w:t>Step 10 | Generate quality control reports</w:t>
      </w:r>
    </w:p>
    <w:p w14:paraId="60D3084E" w14:textId="77777777" w:rsidR="00B037EA" w:rsidRDefault="00000000">
      <w:pPr>
        <w:pStyle w:val="FirstParagraph"/>
      </w:pPr>
      <w:r>
        <w:t>Assess demultiplexing quality with comprehensive statistics and visualizations:</w:t>
      </w:r>
    </w:p>
    <w:p w14:paraId="1AF29206" w14:textId="77777777" w:rsidR="00B037EA" w:rsidRDefault="00000000">
      <w:pPr>
        <w:pStyle w:val="code"/>
        <w:spacing w:after="280"/>
        <w:rPr>
          <w:rStyle w:val="NormalTok"/>
        </w:rPr>
      </w:pPr>
      <w:r>
        <w:t># Generate text-based quality control report</w:t>
      </w:r>
      <w:r>
        <w:br/>
        <w:t>delt-hit demultiplex report --</w:t>
      </w:r>
      <w:proofErr w:type="spellStart"/>
      <w:r>
        <w:t>config_path</w:t>
      </w:r>
      <w:proofErr w:type="spellEnd"/>
      <w:r>
        <w:t>=/path/to/</w:t>
      </w:r>
      <w:proofErr w:type="spellStart"/>
      <w:r>
        <w:t>config.yaml</w:t>
      </w:r>
      <w:proofErr w:type="spellEnd"/>
      <w:r>
        <w:br/>
      </w:r>
      <w:r>
        <w:br/>
        <w:t># Generate quality control visualizations</w:t>
      </w:r>
      <w:r>
        <w:br/>
        <w:t>delt-hit demultiplex qc --</w:t>
      </w:r>
      <w:proofErr w:type="spellStart"/>
      <w:r>
        <w:t>config_path</w:t>
      </w:r>
      <w:proofErr w:type="spellEnd"/>
      <w:r>
        <w:t>=/path/to/</w:t>
      </w:r>
      <w:proofErr w:type="spellStart"/>
      <w:r>
        <w:t>config.yaml</w:t>
      </w:r>
      <w:proofErr w:type="spellEnd"/>
    </w:p>
    <w:p w14:paraId="66D8A30E" w14:textId="77777777" w:rsidR="00B037EA" w:rsidRDefault="00000000">
      <w:pPr>
        <w:pStyle w:val="FirstParagraph"/>
      </w:pPr>
      <w:r>
        <w:t>Expected outputs:</w:t>
      </w:r>
    </w:p>
    <w:p w14:paraId="1FF436BD" w14:textId="77777777" w:rsidR="00B037EA" w:rsidRDefault="00000000" w:rsidP="0079700F">
      <w:pPr>
        <w:pStyle w:val="Compact"/>
        <w:numPr>
          <w:ilvl w:val="0"/>
          <w:numId w:val="95"/>
        </w:numPr>
      </w:pPr>
      <w:r>
        <w:rPr>
          <w:rStyle w:val="VerbatimChar"/>
        </w:rPr>
        <w:t>qc/report.txt</w:t>
      </w:r>
      <w:r>
        <w:t>: Comprehensive text report with processing statistics</w:t>
      </w:r>
    </w:p>
    <w:p w14:paraId="76E4C4A7" w14:textId="77777777" w:rsidR="00B037EA" w:rsidRDefault="00000000" w:rsidP="0079700F">
      <w:pPr>
        <w:pStyle w:val="Compact"/>
        <w:numPr>
          <w:ilvl w:val="0"/>
          <w:numId w:val="96"/>
        </w:numPr>
      </w:pPr>
      <w:r>
        <w:rPr>
          <w:rStyle w:val="VerbatimChar"/>
        </w:rPr>
        <w:t>qc/*.</w:t>
      </w:r>
      <w:proofErr w:type="spellStart"/>
      <w:r>
        <w:rPr>
          <w:rStyle w:val="VerbatimChar"/>
        </w:rPr>
        <w:t>png</w:t>
      </w:r>
      <w:proofErr w:type="spellEnd"/>
      <w:r>
        <w:t>: Quality control plots showing barcode recovery and coverage distributions</w:t>
      </w:r>
    </w:p>
    <w:p w14:paraId="41592C42" w14:textId="77777777" w:rsidR="00B037EA" w:rsidRDefault="00000000">
      <w:pPr>
        <w:pStyle w:val="figure-caption"/>
      </w:pPr>
      <w:r>
        <w:rPr>
          <w:noProof/>
        </w:rPr>
        <w:drawing>
          <wp:inline distT="0" distB="0" distL="0" distR="0" wp14:anchorId="1BF8649D" wp14:editId="23389C73">
            <wp:extent cx="6020435" cy="3804920"/>
            <wp:effectExtent l="0" t="0" r="0" b="0"/>
            <wp:docPr id="10"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3"/>
                    <pic:cNvPicPr>
                      <a:picLocks noChangeAspect="1" noChangeArrowheads="1"/>
                    </pic:cNvPicPr>
                  </pic:nvPicPr>
                  <pic:blipFill>
                    <a:blip r:embed="rId11"/>
                    <a:stretch>
                      <a:fillRect/>
                    </a:stretch>
                  </pic:blipFill>
                  <pic:spPr bwMode="auto">
                    <a:xfrm>
                      <a:off x="0" y="0"/>
                      <a:ext cx="6020435" cy="3804920"/>
                    </a:xfrm>
                    <a:prstGeom prst="rect">
                      <a:avLst/>
                    </a:prstGeom>
                  </pic:spPr>
                </pic:pic>
              </a:graphicData>
            </a:graphic>
          </wp:inline>
        </w:drawing>
      </w:r>
    </w:p>
    <w:p w14:paraId="1503C7E8" w14:textId="77777777" w:rsidR="00B037EA" w:rsidRDefault="00000000">
      <w:pPr>
        <w:pStyle w:val="figure-caption"/>
      </w:pPr>
      <w:r>
        <w:rPr>
          <w:b/>
          <w:bCs/>
        </w:rPr>
        <w:t xml:space="preserve">Figure 4 </w:t>
      </w:r>
      <w:r>
        <w:t>| Example report for a poor selection with only 37% read retention. Report highlights the problematic region where more than 10% of the reads are lost (not mapped to codons).</w:t>
      </w:r>
    </w:p>
    <w:p w14:paraId="4D18C049" w14:textId="77777777" w:rsidR="00B037EA" w:rsidRDefault="00000000">
      <w:pPr>
        <w:pStyle w:val="figure-caption"/>
      </w:pPr>
      <w:r>
        <w:rPr>
          <w:noProof/>
        </w:rPr>
        <w:lastRenderedPageBreak/>
        <w:drawing>
          <wp:inline distT="0" distB="0" distL="0" distR="0" wp14:anchorId="4DD6B135" wp14:editId="40591865">
            <wp:extent cx="5943600" cy="2600325"/>
            <wp:effectExtent l="0" t="0" r="0" b="0"/>
            <wp:docPr id="11"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4"/>
                    <pic:cNvPicPr>
                      <a:picLocks noChangeAspect="1" noChangeArrowheads="1"/>
                    </pic:cNvPicPr>
                  </pic:nvPicPr>
                  <pic:blipFill>
                    <a:blip r:embed="rId12"/>
                    <a:stretch>
                      <a:fillRect/>
                    </a:stretch>
                  </pic:blipFill>
                  <pic:spPr bwMode="auto">
                    <a:xfrm>
                      <a:off x="0" y="0"/>
                      <a:ext cx="5943600" cy="2600325"/>
                    </a:xfrm>
                    <a:prstGeom prst="rect">
                      <a:avLst/>
                    </a:prstGeom>
                  </pic:spPr>
                </pic:pic>
              </a:graphicData>
            </a:graphic>
          </wp:inline>
        </w:drawing>
      </w:r>
      <w:r>
        <w:rPr>
          <w:noProof/>
        </w:rPr>
        <w:drawing>
          <wp:inline distT="0" distB="0" distL="0" distR="0" wp14:anchorId="3509A1E0" wp14:editId="4D93D748">
            <wp:extent cx="5943600" cy="2933700"/>
            <wp:effectExtent l="0" t="0" r="0" b="0"/>
            <wp:docPr id="12"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5"/>
                    <pic:cNvPicPr>
                      <a:picLocks noChangeAspect="1" noChangeArrowheads="1"/>
                    </pic:cNvPicPr>
                  </pic:nvPicPr>
                  <pic:blipFill>
                    <a:blip r:embed="rId13"/>
                    <a:stretch>
                      <a:fillRect/>
                    </a:stretch>
                  </pic:blipFill>
                  <pic:spPr bwMode="auto">
                    <a:xfrm>
                      <a:off x="0" y="0"/>
                      <a:ext cx="5943600" cy="2933700"/>
                    </a:xfrm>
                    <a:prstGeom prst="rect">
                      <a:avLst/>
                    </a:prstGeom>
                  </pic:spPr>
                </pic:pic>
              </a:graphicData>
            </a:graphic>
          </wp:inline>
        </w:drawing>
      </w:r>
      <w:r>
        <w:rPr>
          <w:b/>
          <w:bCs/>
        </w:rPr>
        <w:t xml:space="preserve">Figure 5 </w:t>
      </w:r>
      <w:r>
        <w:t xml:space="preserve">| Stacked bar plots showing the number of reads per index position for selection or barcode codons as defined in the Excel file. Absolute read counts are shown on the right, and log-transformed counts on the left. For each index position, reads are displayed as stacked segments according to the number of sequencing errors. (TOP) Stacked </w:t>
      </w:r>
      <w:proofErr w:type="spellStart"/>
      <w:r>
        <w:t>barplot</w:t>
      </w:r>
      <w:proofErr w:type="spellEnd"/>
      <w:r>
        <w:t xml:space="preserve"> for the assigned counts to the different selection codons of S0. (BOTTOM) Stacked </w:t>
      </w:r>
      <w:proofErr w:type="spellStart"/>
      <w:r>
        <w:t>barplot</w:t>
      </w:r>
      <w:proofErr w:type="spellEnd"/>
      <w:r>
        <w:t xml:space="preserve"> for read assignment to constant region C0, in orange are the number of reads that were mapped to this region with 1 error, in blue the number of reads that were mapped with 0 errors.</w:t>
      </w:r>
    </w:p>
    <w:p w14:paraId="4995826A" w14:textId="77777777" w:rsidR="00B037EA" w:rsidRDefault="00000000">
      <w:r>
        <w:br w:type="page"/>
      </w:r>
    </w:p>
    <w:p w14:paraId="07B90ACE" w14:textId="77777777" w:rsidR="00B037EA" w:rsidRDefault="00000000">
      <w:pPr>
        <w:pStyle w:val="BodyText"/>
        <w:spacing w:before="0"/>
      </w:pPr>
      <w:r>
        <w:lastRenderedPageBreak/>
        <w:t>Quality assessment criteria:</w:t>
      </w:r>
    </w:p>
    <w:p w14:paraId="60E042B2" w14:textId="77777777" w:rsidR="00B037EA" w:rsidRDefault="00000000" w:rsidP="0079700F">
      <w:pPr>
        <w:pStyle w:val="Compact"/>
        <w:numPr>
          <w:ilvl w:val="0"/>
          <w:numId w:val="97"/>
        </w:numPr>
      </w:pPr>
      <w:r>
        <w:rPr>
          <w:b/>
          <w:bCs/>
        </w:rPr>
        <w:t>Read retention</w:t>
      </w:r>
      <w:r>
        <w:t>: &gt;70% of input reads should be successfully assigned</w:t>
      </w:r>
    </w:p>
    <w:p w14:paraId="166B99E8" w14:textId="77777777" w:rsidR="00B037EA" w:rsidRDefault="00000000" w:rsidP="0079700F">
      <w:pPr>
        <w:pStyle w:val="Compact"/>
        <w:numPr>
          <w:ilvl w:val="0"/>
          <w:numId w:val="98"/>
        </w:numPr>
      </w:pPr>
      <w:r>
        <w:rPr>
          <w:b/>
          <w:bCs/>
        </w:rPr>
        <w:t>Barcode coverage</w:t>
      </w:r>
      <w:r>
        <w:t>: Most building blocks should have &gt;0 reads</w:t>
      </w:r>
    </w:p>
    <w:p w14:paraId="38FC1AB2" w14:textId="77777777" w:rsidR="00B037EA" w:rsidRDefault="00000000">
      <w:pPr>
        <w:pStyle w:val="FirstParagraph"/>
      </w:pPr>
      <w:r>
        <w:rPr>
          <w:b/>
          <w:bCs/>
        </w:rPr>
        <w:t>TROUBLESHOOTING</w:t>
      </w:r>
      <w:r>
        <w:t>: Low read retention (&lt;50%) may indicate:</w:t>
      </w:r>
    </w:p>
    <w:p w14:paraId="3A98E818" w14:textId="77777777" w:rsidR="00B037EA" w:rsidRDefault="00000000" w:rsidP="0079700F">
      <w:pPr>
        <w:pStyle w:val="Compact"/>
        <w:numPr>
          <w:ilvl w:val="0"/>
          <w:numId w:val="99"/>
        </w:numPr>
      </w:pPr>
      <w:r>
        <w:t>Incorrect barcode sequences in configuration</w:t>
      </w:r>
    </w:p>
    <w:p w14:paraId="170CBADC" w14:textId="77777777" w:rsidR="00B037EA" w:rsidRDefault="00000000" w:rsidP="0079700F">
      <w:pPr>
        <w:pStyle w:val="Compact"/>
        <w:numPr>
          <w:ilvl w:val="0"/>
          <w:numId w:val="100"/>
        </w:numPr>
      </w:pPr>
      <w:r>
        <w:t>Poor sequencing quality</w:t>
      </w:r>
    </w:p>
    <w:bookmarkStart w:id="50" w:name="X8f960a0f3e79567cb4b1a5376daa0e80c93e760"/>
    <w:bookmarkStart w:id="51" w:name="Xe2f7b09b19c9d1fad71d42d666bab706efc7c19"/>
    <w:p w14:paraId="5E69511A" w14:textId="3914CE0C" w:rsidR="00B037EA" w:rsidRDefault="000D2C5F" w:rsidP="0079700F">
      <w:pPr>
        <w:pStyle w:val="Compact"/>
        <w:numPr>
          <w:ilvl w:val="0"/>
          <w:numId w:val="101"/>
        </w:numPr>
      </w:pPr>
      <w:r>
        <w:rPr>
          <w:noProof/>
        </w:rPr>
        <mc:AlternateContent>
          <mc:Choice Requires="wps">
            <w:drawing>
              <wp:anchor distT="0" distB="0" distL="114300" distR="114300" simplePos="0" relativeHeight="251667456" behindDoc="0" locked="0" layoutInCell="1" allowOverlap="1" wp14:anchorId="3BB6B4E1" wp14:editId="2110BA7B">
                <wp:simplePos x="0" y="0"/>
                <wp:positionH relativeFrom="column">
                  <wp:posOffset>0</wp:posOffset>
                </wp:positionH>
                <wp:positionV relativeFrom="paragraph">
                  <wp:posOffset>386715</wp:posOffset>
                </wp:positionV>
                <wp:extent cx="5943600" cy="635"/>
                <wp:effectExtent l="0" t="0" r="12700" b="24765"/>
                <wp:wrapThrough wrapText="bothSides">
                  <wp:wrapPolygon edited="0">
                    <wp:start x="0" y="0"/>
                    <wp:lineTo x="0" y="432000"/>
                    <wp:lineTo x="21600" y="432000"/>
                    <wp:lineTo x="21600" y="0"/>
                    <wp:lineTo x="0" y="0"/>
                  </wp:wrapPolygon>
                </wp:wrapThrough>
                <wp:docPr id="13" name="Rectangle 13"/>
                <wp:cNvGraphicFramePr/>
                <a:graphic xmlns:a="http://schemas.openxmlformats.org/drawingml/2006/main">
                  <a:graphicData uri="http://schemas.microsoft.com/office/word/2010/wordprocessingShape">
                    <wps:wsp>
                      <wps:cNvSpPr/>
                      <wps:spPr>
                        <a:xfrm>
                          <a:off x="0" y="0"/>
                          <a:ext cx="5943600" cy="635"/>
                        </a:xfrm>
                        <a:prstGeom prst="rect">
                          <a:avLst/>
                        </a:prstGeom>
                        <a:solidFill>
                          <a:srgbClr val="FFFFFF"/>
                        </a:solidFill>
                        <a:ln w="0">
                          <a:solidFill>
                            <a:srgbClr val="000000"/>
                          </a:solidFill>
                        </a:ln>
                      </wps:spPr>
                      <wps:bodyPr/>
                    </wps:wsp>
                  </a:graphicData>
                </a:graphic>
                <wp14:sizeRelH relativeFrom="page">
                  <wp14:pctWidth>0</wp14:pctWidth>
                </wp14:sizeRelH>
                <wp14:sizeRelV relativeFrom="page">
                  <wp14:pctHeight>0</wp14:pctHeight>
                </wp14:sizeRelV>
              </wp:anchor>
            </w:drawing>
          </mc:Choice>
          <mc:Fallback>
            <w:pict>
              <v:rect w14:anchorId="0206933F" id="Rectangle 13" o:spid="_x0000_s1026" style="position:absolute;margin-left:0;margin-top:30.45pt;width:468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" strokeweight="0">
                <w10:wrap type="through"/>
              </v:rect>
            </w:pict>
          </mc:Fallback>
        </mc:AlternateContent>
      </w:r>
      <w:bookmarkEnd w:id="50"/>
      <w:bookmarkEnd w:id="51"/>
      <w:r>
        <w:t>Poor library quality</w:t>
      </w:r>
    </w:p>
    <w:p w14:paraId="095941B8" w14:textId="78DDB3B0" w:rsidR="00B037EA" w:rsidRDefault="00000000">
      <w:pPr>
        <w:pStyle w:val="Heading3"/>
      </w:pPr>
      <w:bookmarkStart w:id="52" w:name="Xaba9d93cb06973190dddb25ca1cb11e550141b1"/>
      <w:r>
        <w:t>Phase 4: Data visualization and interpretation • TIMING 15-60 min</w:t>
      </w:r>
    </w:p>
    <w:p w14:paraId="403AD934" w14:textId="77777777" w:rsidR="00B037EA" w:rsidRDefault="00000000">
      <w:pPr>
        <w:pStyle w:val="FirstParagraph"/>
      </w:pPr>
      <w:r>
        <w:t>The interactive dashboard provides real-time exploration of raw count data and experimental metadata.</w:t>
      </w:r>
    </w:p>
    <w:p w14:paraId="2CAB83EC" w14:textId="77777777" w:rsidR="00B037EA" w:rsidRDefault="00000000">
      <w:pPr>
        <w:pStyle w:val="Heading4"/>
      </w:pPr>
      <w:r>
        <w:t>Step 11 | Launch interactive analysis dashboard</w:t>
      </w:r>
    </w:p>
    <w:p w14:paraId="4AF0BB04" w14:textId="77777777" w:rsidR="00B037EA" w:rsidRDefault="00000000">
      <w:pPr>
        <w:pStyle w:val="FirstParagraph"/>
      </w:pPr>
      <w:r>
        <w:t>Visualize demultiplexing results and explore count distributions:</w:t>
      </w:r>
    </w:p>
    <w:p w14:paraId="104370D5" w14:textId="77777777" w:rsidR="00B037EA" w:rsidRDefault="00000000">
      <w:pPr>
        <w:pStyle w:val="code"/>
        <w:spacing w:after="280"/>
        <w:rPr>
          <w:highlight w:val="black"/>
        </w:rPr>
      </w:pPr>
      <w:r>
        <w:rPr>
          <w:highlight w:val="black"/>
        </w:rPr>
        <w:t>delt-hit dashboard --</w:t>
      </w:r>
      <w:proofErr w:type="spellStart"/>
      <w:r>
        <w:rPr>
          <w:highlight w:val="black"/>
        </w:rPr>
        <w:t>config_path</w:t>
      </w:r>
      <w:proofErr w:type="spellEnd"/>
      <w:r>
        <w:rPr>
          <w:highlight w:val="black"/>
        </w:rPr>
        <w:t>=/path/to/</w:t>
      </w:r>
      <w:proofErr w:type="spellStart"/>
      <w:r>
        <w:rPr>
          <w:highlight w:val="black"/>
        </w:rPr>
        <w:t>config.yaml</w:t>
      </w:r>
      <w:proofErr w:type="spellEnd"/>
      <w:r>
        <w:rPr>
          <w:highlight w:val="black"/>
        </w:rPr>
        <w:t xml:space="preserve"> --</w:t>
      </w:r>
      <w:proofErr w:type="spellStart"/>
      <w:r>
        <w:rPr>
          <w:highlight w:val="black"/>
        </w:rPr>
        <w:t>counts_path</w:t>
      </w:r>
      <w:proofErr w:type="spellEnd"/>
      <w:r>
        <w:rPr>
          <w:highlight w:val="black"/>
        </w:rPr>
        <w:t>=/path/to/experiment/selections/CA_P1/counts.txt</w:t>
      </w:r>
    </w:p>
    <w:p w14:paraId="064C4FD5" w14:textId="77777777" w:rsidR="00B037EA" w:rsidRDefault="00B037EA">
      <w:pPr>
        <w:pStyle w:val="code"/>
        <w:spacing w:after="280"/>
        <w:rPr>
          <w:highlight w:val="black"/>
        </w:rPr>
      </w:pPr>
    </w:p>
    <w:p w14:paraId="389F578D" w14:textId="77777777" w:rsidR="00B037EA" w:rsidRDefault="00000000">
      <w:pPr>
        <w:pStyle w:val="code"/>
        <w:spacing w:after="280"/>
        <w:rPr>
          <w:highlight w:val="black"/>
        </w:rPr>
      </w:pPr>
      <w:r>
        <w:rPr>
          <w:highlight w:val="black"/>
        </w:rPr>
        <w:t xml:space="preserve"># Dash is running on </w:t>
      </w:r>
      <w:hyperlink r:id="rId14">
        <w:r w:rsidR="00B037EA">
          <w:rPr>
            <w:highlight w:val="black"/>
          </w:rPr>
          <w:t>http://127.0.0.1:8050/</w:t>
        </w:r>
      </w:hyperlink>
      <w:r>
        <w:rPr>
          <w:highlight w:val="black"/>
        </w:rPr>
        <w:t xml:space="preserve">  # copy paste into browser</w:t>
      </w:r>
    </w:p>
    <w:p w14:paraId="53EE8667" w14:textId="77777777" w:rsidR="00B037EA" w:rsidRDefault="00000000">
      <w:pPr>
        <w:pStyle w:val="code"/>
        <w:spacing w:after="280"/>
        <w:rPr>
          <w:highlight w:val="black"/>
        </w:rPr>
      </w:pPr>
      <w:r>
        <w:rPr>
          <w:highlight w:val="black"/>
        </w:rPr>
        <w:t># * Serving Flask app '</w:t>
      </w:r>
      <w:proofErr w:type="spellStart"/>
      <w:r>
        <w:rPr>
          <w:highlight w:val="black"/>
        </w:rPr>
        <w:t>delt_hit.cli.dashboard.api</w:t>
      </w:r>
      <w:proofErr w:type="spellEnd"/>
      <w:r>
        <w:rPr>
          <w:highlight w:val="black"/>
        </w:rPr>
        <w:t>'</w:t>
      </w:r>
    </w:p>
    <w:p w14:paraId="00A6F085" w14:textId="77777777" w:rsidR="00B037EA" w:rsidRDefault="00000000">
      <w:pPr>
        <w:pStyle w:val="code"/>
        <w:spacing w:after="280"/>
        <w:rPr>
          <w:highlight w:val="black"/>
        </w:rPr>
      </w:pPr>
      <w:r>
        <w:rPr>
          <w:highlight w:val="black"/>
        </w:rPr>
        <w:t># * Debug mode: on</w:t>
      </w:r>
    </w:p>
    <w:p w14:paraId="1F65BC4A" w14:textId="77777777" w:rsidR="00B037EA" w:rsidRDefault="00000000">
      <w:pPr>
        <w:pStyle w:val="FirstParagraph"/>
      </w:pPr>
      <w:r>
        <w:t xml:space="preserve">This command starts a server interface that can be opened from a web browser (typically at </w:t>
      </w:r>
      <w:hyperlink r:id="rId15">
        <w:r w:rsidR="00B037EA">
          <w:t>http://localhost:8050</w:t>
        </w:r>
      </w:hyperlink>
      <w:r>
        <w:t xml:space="preserve">). Stop the server with </w:t>
      </w:r>
      <w:proofErr w:type="spellStart"/>
      <w:r>
        <w:t>ctrl+c</w:t>
      </w:r>
      <w:proofErr w:type="spellEnd"/>
      <w:r>
        <w:t xml:space="preserve"> or by closing the terminal.</w:t>
      </w:r>
    </w:p>
    <w:p w14:paraId="1CF52F8A" w14:textId="77777777" w:rsidR="00B037EA" w:rsidRDefault="00000000">
      <w:pPr>
        <w:pStyle w:val="BodyText"/>
      </w:pPr>
      <w:r>
        <w:t>Dashboard features:</w:t>
      </w:r>
    </w:p>
    <w:p w14:paraId="052D7925" w14:textId="77777777" w:rsidR="00B037EA" w:rsidRDefault="00000000" w:rsidP="0079700F">
      <w:pPr>
        <w:pStyle w:val="Compact"/>
        <w:numPr>
          <w:ilvl w:val="0"/>
          <w:numId w:val="102"/>
        </w:numPr>
      </w:pPr>
      <w:r>
        <w:rPr>
          <w:b/>
          <w:bCs/>
        </w:rPr>
        <w:t>Experimental metadata display</w:t>
      </w:r>
      <w:r>
        <w:t>: Selection conditions, target information, and experimental parameters</w:t>
      </w:r>
    </w:p>
    <w:p w14:paraId="3C8D3E85" w14:textId="77777777" w:rsidR="00B037EA" w:rsidRDefault="00000000" w:rsidP="0079700F">
      <w:pPr>
        <w:pStyle w:val="Compact"/>
        <w:numPr>
          <w:ilvl w:val="0"/>
          <w:numId w:val="103"/>
        </w:numPr>
      </w:pPr>
      <w:r>
        <w:rPr>
          <w:b/>
          <w:bCs/>
        </w:rPr>
        <w:t>Count distribution visualization</w:t>
      </w:r>
      <w:r>
        <w:t>: Scatter/Histograms and summary statistics for the selected condition</w:t>
      </w:r>
    </w:p>
    <w:p w14:paraId="11A44DBF" w14:textId="77777777" w:rsidR="00B037EA" w:rsidRDefault="00000000" w:rsidP="0079700F">
      <w:pPr>
        <w:pStyle w:val="Compact"/>
        <w:numPr>
          <w:ilvl w:val="0"/>
          <w:numId w:val="104"/>
        </w:numPr>
      </w:pPr>
      <w:r>
        <w:rPr>
          <w:b/>
          <w:bCs/>
        </w:rPr>
        <w:t>Interactive filtering</w:t>
      </w:r>
      <w:r>
        <w:t>: Explore specific regions of the count distribution</w:t>
      </w:r>
    </w:p>
    <w:p w14:paraId="674756F3" w14:textId="77777777" w:rsidR="00B037EA" w:rsidRDefault="00B037EA">
      <w:pPr>
        <w:pStyle w:val="FirstParagraph"/>
      </w:pPr>
    </w:p>
    <w:p w14:paraId="36DF9BD1" w14:textId="77777777" w:rsidR="00B037EA" w:rsidRDefault="00000000">
      <w:r>
        <w:br w:type="page"/>
      </w:r>
    </w:p>
    <w:p w14:paraId="3B697E36" w14:textId="77777777" w:rsidR="00B037EA" w:rsidRDefault="00000000">
      <w:pPr>
        <w:pStyle w:val="FirstParagraph"/>
        <w:spacing w:before="0"/>
      </w:pPr>
      <w:r>
        <w:rPr>
          <w:noProof/>
        </w:rPr>
        <w:lastRenderedPageBreak/>
        <w:drawing>
          <wp:inline distT="0" distB="0" distL="0" distR="0" wp14:anchorId="7771EED9" wp14:editId="68E4E334">
            <wp:extent cx="5943600" cy="4286250"/>
            <wp:effectExtent l="0" t="0" r="0" b="0"/>
            <wp:docPr id="15"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6"/>
                    <pic:cNvPicPr>
                      <a:picLocks noChangeAspect="1" noChangeArrowheads="1"/>
                    </pic:cNvPicPr>
                  </pic:nvPicPr>
                  <pic:blipFill>
                    <a:blip r:embed="rId16"/>
                    <a:stretch>
                      <a:fillRect/>
                    </a:stretch>
                  </pic:blipFill>
                  <pic:spPr bwMode="auto">
                    <a:xfrm>
                      <a:off x="0" y="0"/>
                      <a:ext cx="5943600" cy="4286250"/>
                    </a:xfrm>
                    <a:prstGeom prst="rect">
                      <a:avLst/>
                    </a:prstGeom>
                  </pic:spPr>
                </pic:pic>
              </a:graphicData>
            </a:graphic>
          </wp:inline>
        </w:drawing>
      </w:r>
      <w:r>
        <w:rPr>
          <w:rStyle w:val="figure-captionChar"/>
          <w:b/>
          <w:bCs/>
        </w:rPr>
        <w:t xml:space="preserve">Figure 6 </w:t>
      </w:r>
      <w:r>
        <w:rPr>
          <w:rStyle w:val="figure-captionChar"/>
        </w:rPr>
        <w:t>| Interactive dashboard interface. The dashboard provides interactive visualization of count data with filtering capabilities (not shown). The top panel shows experimental metadata (not shown), while the main panel displays count distributions and allows exploration of specific compounds.</w:t>
      </w:r>
    </w:p>
    <w:p w14:paraId="591BBCED" w14:textId="77777777" w:rsidR="00B037EA" w:rsidRDefault="00000000">
      <w:pPr>
        <w:pStyle w:val="BodyText"/>
      </w:pPr>
      <w:r>
        <w:t>Using the dashboard:</w:t>
      </w:r>
    </w:p>
    <w:p w14:paraId="182BABBD" w14:textId="77777777" w:rsidR="00B037EA" w:rsidRDefault="00000000" w:rsidP="0079700F">
      <w:pPr>
        <w:pStyle w:val="Compact"/>
        <w:numPr>
          <w:ilvl w:val="0"/>
          <w:numId w:val="105"/>
        </w:numPr>
      </w:pPr>
      <w:r>
        <w:t>Select different count files to visualize different selection conditions</w:t>
      </w:r>
    </w:p>
    <w:p w14:paraId="5E682AC1" w14:textId="77777777" w:rsidR="00B037EA" w:rsidRDefault="00000000" w:rsidP="0079700F">
      <w:pPr>
        <w:pStyle w:val="Compact"/>
        <w:numPr>
          <w:ilvl w:val="0"/>
          <w:numId w:val="106"/>
        </w:numPr>
      </w:pPr>
      <w:r>
        <w:t xml:space="preserve">Visualize aggregated counts across codon dimensions: </w:t>
      </w:r>
    </w:p>
    <w:p w14:paraId="5D3D17B0" w14:textId="77777777" w:rsidR="00B037EA" w:rsidRDefault="00000000" w:rsidP="0079700F">
      <w:pPr>
        <w:pStyle w:val="Compact"/>
        <w:numPr>
          <w:ilvl w:val="0"/>
          <w:numId w:val="107"/>
        </w:numPr>
      </w:pPr>
      <w:r>
        <w:t>Apply filters to focus on specific count ranges</w:t>
      </w:r>
    </w:p>
    <w:p w14:paraId="3DBC8A15" w14:textId="7D4A78A0" w:rsidR="004A1EFF" w:rsidRPr="004A1EFF" w:rsidRDefault="00000000" w:rsidP="004A1EFF">
      <w:pPr>
        <w:pStyle w:val="FirstParagraph"/>
      </w:pPr>
      <w:r>
        <w:rPr>
          <w:b/>
          <w:bCs/>
        </w:rPr>
        <w:t>Note</w:t>
      </w:r>
      <w:r>
        <w:t xml:space="preserve">: The dashboard displays raw counts from the demultiplexing step. For statistical comparisons and hit identification, use the enrichment analysis results from Phase 5. </w:t>
      </w:r>
      <w:r w:rsidR="004A1EFF" w:rsidRPr="004A1EFF">
        <w:t>The dashboard command accepts counts provided as a .txt file. Users can therefore perform their own custom normalization and simply point the dashboard to the resulting normalized counts.txt file for visualization</w:t>
      </w:r>
      <w:r w:rsidR="004A1EFF">
        <w:t xml:space="preserve"> by using </w:t>
      </w:r>
      <w:r w:rsidR="004A1EFF" w:rsidRPr="004A1EFF">
        <w:rPr>
          <w:rStyle w:val="VerbatimChar"/>
        </w:rPr>
        <w:t>--</w:t>
      </w:r>
      <w:proofErr w:type="spellStart"/>
      <w:r w:rsidR="004A1EFF" w:rsidRPr="004A1EFF">
        <w:rPr>
          <w:rStyle w:val="VerbatimChar"/>
        </w:rPr>
        <w:t>counts_path</w:t>
      </w:r>
      <w:proofErr w:type="spellEnd"/>
      <w:r w:rsidR="004A1EFF">
        <w:t xml:space="preserve"> and </w:t>
      </w:r>
      <w:r w:rsidR="004A1EFF" w:rsidRPr="004A1EFF">
        <w:rPr>
          <w:rStyle w:val="VerbatimChar"/>
        </w:rPr>
        <w:t>--</w:t>
      </w:r>
      <w:proofErr w:type="spellStart"/>
      <w:r w:rsidR="004A1EFF" w:rsidRPr="004A1EFF">
        <w:rPr>
          <w:rStyle w:val="VerbatimChar"/>
        </w:rPr>
        <w:t>selection_name</w:t>
      </w:r>
      <w:proofErr w:type="spellEnd"/>
      <w:r w:rsidR="004A1EFF">
        <w:rPr>
          <w:rStyle w:val="VerbatimChar"/>
        </w:rPr>
        <w:t xml:space="preserve"> </w:t>
      </w:r>
      <w:r w:rsidR="004A1EFF" w:rsidRPr="004A1EFF">
        <w:t>with the</w:t>
      </w:r>
      <w:r w:rsidR="004A1EFF">
        <w:rPr>
          <w:rStyle w:val="VerbatimChar"/>
        </w:rPr>
        <w:t xml:space="preserve"> dashboard </w:t>
      </w:r>
      <w:r w:rsidR="004A1EFF" w:rsidRPr="004A1EFF">
        <w:t>command.</w:t>
      </w:r>
    </w:p>
    <w:p w14:paraId="426DCC7E" w14:textId="050A17F5" w:rsidR="00B037EA" w:rsidRDefault="00000000" w:rsidP="004A1EFF">
      <w:pPr>
        <w:pStyle w:val="FirstParagraph"/>
      </w:pPr>
      <w:r>
        <w:t>CRITICAL: The default folder hierarchy as produced by delt-hit process needs to be used or if a custom counts.txt is provided the user needs to pass the selection name with as specified in the selection sheet as well.</w:t>
      </w:r>
    </w:p>
    <w:p w14:paraId="094ACDF3" w14:textId="77777777" w:rsidR="00B037EA" w:rsidRDefault="00000000">
      <w:pPr>
        <w:pStyle w:val="Heading3"/>
      </w:pPr>
      <w:r>
        <w:lastRenderedPageBreak/>
        <w:t>Phase 5: Statistical analysis and hit identification • TIMING 10-30 min</w:t>
      </w:r>
    </w:p>
    <w:p w14:paraId="15CBA465" w14:textId="77777777" w:rsidR="00B037EA" w:rsidRDefault="00000000">
      <w:pPr>
        <w:pStyle w:val="FirstParagraph"/>
      </w:pPr>
      <w:r>
        <w:t>This phase identifies enriched library members by comparing selection conditions using established statistical methods.</w:t>
      </w:r>
    </w:p>
    <w:p w14:paraId="406E6440" w14:textId="77777777" w:rsidR="00B037EA" w:rsidRDefault="00000000">
      <w:pPr>
        <w:pStyle w:val="Heading4"/>
      </w:pPr>
      <w:r>
        <w:t>Step 12 | Define statistical comparisons</w:t>
      </w:r>
    </w:p>
    <w:p w14:paraId="6608AF82" w14:textId="77777777" w:rsidR="00B037EA" w:rsidRDefault="00000000">
      <w:pPr>
        <w:pStyle w:val="FirstParagraph"/>
      </w:pPr>
      <w:r>
        <w:t xml:space="preserve">From the information in the </w:t>
      </w:r>
      <w:r>
        <w:rPr>
          <w:rStyle w:val="sheetChar"/>
        </w:rPr>
        <w:t xml:space="preserve">selections </w:t>
      </w:r>
      <w:r>
        <w:t xml:space="preserve">sheet, create a new dedicated configuration </w:t>
      </w:r>
      <w:proofErr w:type="spellStart"/>
      <w:r>
        <w:t>yaml</w:t>
      </w:r>
      <w:proofErr w:type="spellEnd"/>
      <w:r>
        <w:t xml:space="preserve"> file to specify which selections to compare. Add an </w:t>
      </w:r>
      <w:r>
        <w:rPr>
          <w:rStyle w:val="sheetChar"/>
        </w:rPr>
        <w:t xml:space="preserve">experiments </w:t>
      </w:r>
      <w:r>
        <w:t xml:space="preserve">section to define a set of experiments that should be </w:t>
      </w:r>
      <w:proofErr w:type="spellStart"/>
      <w:r>
        <w:t>analysed</w:t>
      </w:r>
      <w:proofErr w:type="spellEnd"/>
      <w:r>
        <w:t>. Each experiment in the list defines the parameters for statistical testing and requires a unique experiment name (</w:t>
      </w:r>
      <w:proofErr w:type="spellStart"/>
      <w:r>
        <w:t>protein_vs_no_protein</w:t>
      </w:r>
      <w:proofErr w:type="spellEnd"/>
      <w:r>
        <w:t xml:space="preserve">). An experiment consists of multiple selections, typically technical/biological replicas which are used for the statistical testing and the outputs are saved the specified </w:t>
      </w:r>
      <w:proofErr w:type="spellStart"/>
      <w:r>
        <w:t>save_dir</w:t>
      </w:r>
      <w:proofErr w:type="spellEnd"/>
      <w:r>
        <w:t>. Each selection is defined by its name and the path to the corresponding table with the counts (</w:t>
      </w:r>
      <w:proofErr w:type="spellStart"/>
      <w:r>
        <w:t>counts_path</w:t>
      </w:r>
      <w:proofErr w:type="spellEnd"/>
      <w:r>
        <w:t xml:space="preserve">, as produced by the demultiplexing step) as well as an assignment to either the </w:t>
      </w:r>
      <w:r>
        <w:rPr>
          <w:rStyle w:val="sheetChar"/>
        </w:rPr>
        <w:t xml:space="preserve">protein </w:t>
      </w:r>
      <w:r>
        <w:t xml:space="preserve">or </w:t>
      </w:r>
      <w:proofErr w:type="spellStart"/>
      <w:r>
        <w:rPr>
          <w:rStyle w:val="sheetChar"/>
        </w:rPr>
        <w:t>no_protein</w:t>
      </w:r>
      <w:proofErr w:type="spellEnd"/>
      <w:r>
        <w:t xml:space="preserve"> group.</w:t>
      </w:r>
    </w:p>
    <w:p w14:paraId="7641FA45" w14:textId="77777777" w:rsidR="00B037EA" w:rsidRDefault="00000000">
      <w:pPr>
        <w:pStyle w:val="FirstParagraph"/>
      </w:pPr>
      <w:r>
        <w:t>A new configuration file is used to support comparisons across different selection runs, i.e. runs that might come from multiple individual sequencing files.</w:t>
      </w:r>
    </w:p>
    <w:p w14:paraId="5C2B266C" w14:textId="77777777" w:rsidR="00B037EA" w:rsidRDefault="00000000">
      <w:pPr>
        <w:pStyle w:val="code"/>
        <w:spacing w:after="280"/>
      </w:pPr>
      <w:r>
        <w:t xml:space="preserve"># new </w:t>
      </w:r>
      <w:proofErr w:type="spellStart"/>
      <w:r>
        <w:t>analysis.yaml</w:t>
      </w:r>
      <w:proofErr w:type="spellEnd"/>
      <w:r>
        <w:br/>
        <w:t>experiments:</w:t>
      </w:r>
      <w:r>
        <w:br/>
        <w:t xml:space="preserve">- name: </w:t>
      </w:r>
      <w:proofErr w:type="spellStart"/>
      <w:r>
        <w:t>protein_vs_no_protein</w:t>
      </w:r>
      <w:proofErr w:type="spellEnd"/>
      <w:r>
        <w:br/>
        <w:t xml:space="preserve">  </w:t>
      </w:r>
      <w:proofErr w:type="spellStart"/>
      <w:r>
        <w:t>save_dir</w:t>
      </w:r>
      <w:proofErr w:type="spellEnd"/>
      <w:r>
        <w:t>: /Volumes/experiment-GB/analysis</w:t>
      </w:r>
      <w:r>
        <w:br/>
        <w:t xml:space="preserve">  selections:</w:t>
      </w:r>
      <w:r>
        <w:br/>
        <w:t xml:space="preserve">    - name: AG24_4</w:t>
      </w:r>
      <w:r>
        <w:br/>
        <w:t xml:space="preserve">      </w:t>
      </w:r>
      <w:proofErr w:type="spellStart"/>
      <w:r>
        <w:t>counts_path</w:t>
      </w:r>
      <w:proofErr w:type="spellEnd"/>
      <w:r>
        <w:t>: /Volumes/experiment-GB/selections/AG24_4/counts.txt</w:t>
      </w:r>
      <w:r>
        <w:br/>
        <w:t xml:space="preserve">      group: </w:t>
      </w:r>
      <w:proofErr w:type="spellStart"/>
      <w:r>
        <w:t>no_protein</w:t>
      </w:r>
      <w:proofErr w:type="spellEnd"/>
      <w:r>
        <w:br/>
        <w:t xml:space="preserve">    - name: AG24_5</w:t>
      </w:r>
      <w:r>
        <w:br/>
        <w:t xml:space="preserve">      </w:t>
      </w:r>
      <w:proofErr w:type="spellStart"/>
      <w:r>
        <w:t>counts_path</w:t>
      </w:r>
      <w:proofErr w:type="spellEnd"/>
      <w:r>
        <w:t>: /Volumes/experiment-GB/selections/AG24_5/counts.txt</w:t>
      </w:r>
      <w:r>
        <w:br/>
        <w:t xml:space="preserve">      group: </w:t>
      </w:r>
      <w:proofErr w:type="spellStart"/>
      <w:r>
        <w:t>no_protein</w:t>
      </w:r>
      <w:proofErr w:type="spellEnd"/>
      <w:r>
        <w:br/>
        <w:t xml:space="preserve">    - name: AG24_6</w:t>
      </w:r>
      <w:r>
        <w:br/>
        <w:t xml:space="preserve">      </w:t>
      </w:r>
      <w:proofErr w:type="spellStart"/>
      <w:r>
        <w:t>counts_path</w:t>
      </w:r>
      <w:proofErr w:type="spellEnd"/>
      <w:r>
        <w:t>: /Volumes/experiment-GB/selections/AG24_6/counts.txt</w:t>
      </w:r>
      <w:r>
        <w:br/>
        <w:t xml:space="preserve">      group: </w:t>
      </w:r>
      <w:proofErr w:type="spellStart"/>
      <w:r>
        <w:t>no_protein</w:t>
      </w:r>
      <w:proofErr w:type="spellEnd"/>
      <w:r>
        <w:br/>
        <w:t xml:space="preserve">    - name: AG24_13</w:t>
      </w:r>
      <w:r>
        <w:br/>
        <w:t xml:space="preserve">      </w:t>
      </w:r>
      <w:proofErr w:type="spellStart"/>
      <w:r>
        <w:t>counts_path</w:t>
      </w:r>
      <w:proofErr w:type="spellEnd"/>
      <w:r>
        <w:t>: /Volumes/experiment-GB/selections/AG24_13/counts.txt</w:t>
      </w:r>
      <w:r>
        <w:br/>
        <w:t xml:space="preserve">      group: protein</w:t>
      </w:r>
      <w:r>
        <w:br/>
        <w:t xml:space="preserve">    - name: AG24_14</w:t>
      </w:r>
      <w:r>
        <w:br/>
        <w:t xml:space="preserve">      </w:t>
      </w:r>
      <w:proofErr w:type="spellStart"/>
      <w:r>
        <w:t>counts_path</w:t>
      </w:r>
      <w:proofErr w:type="spellEnd"/>
      <w:r>
        <w:t>: /Volumes/experiment-GB/selections/AG24_14/counts.txt</w:t>
      </w:r>
      <w:r>
        <w:br/>
        <w:t xml:space="preserve">      group: protein</w:t>
      </w:r>
      <w:r>
        <w:br/>
        <w:t xml:space="preserve">    - name: AG24_15</w:t>
      </w:r>
      <w:r>
        <w:br/>
        <w:t xml:space="preserve">      </w:t>
      </w:r>
      <w:proofErr w:type="spellStart"/>
      <w:r>
        <w:t>counts_path</w:t>
      </w:r>
      <w:proofErr w:type="spellEnd"/>
      <w:r>
        <w:t>: /Volumes/experiment-GB/selections/AG24_15/counts.txt</w:t>
      </w:r>
      <w:r>
        <w:br/>
        <w:t xml:space="preserve">      group: protein</w:t>
      </w:r>
    </w:p>
    <w:p w14:paraId="7E6DD2B9" w14:textId="77777777" w:rsidR="00B037EA" w:rsidRDefault="00000000">
      <w:pPr>
        <w:pStyle w:val="Heading4"/>
      </w:pPr>
      <w:r>
        <w:t>Step 13 | Perform enrichment analysis with statistical methods</w:t>
      </w:r>
    </w:p>
    <w:p w14:paraId="563A0D13" w14:textId="77777777" w:rsidR="00B037EA" w:rsidRDefault="00000000">
      <w:pPr>
        <w:pStyle w:val="FirstParagraph"/>
      </w:pPr>
      <w:r>
        <w:t xml:space="preserve">DELT-Hit supports two statistical approaches for identifying enriched compounds. Both methods generate an </w:t>
      </w:r>
      <w:proofErr w:type="spellStart"/>
      <w:r>
        <w:t>Rscript</w:t>
      </w:r>
      <w:proofErr w:type="spellEnd"/>
      <w:r>
        <w:t xml:space="preserve"> that can be executed and/or further modified by the user.</w:t>
      </w:r>
    </w:p>
    <w:p w14:paraId="0C147423" w14:textId="77777777" w:rsidR="00B037EA" w:rsidRDefault="00000000">
      <w:pPr>
        <w:pStyle w:val="BodyText"/>
      </w:pPr>
      <w:r>
        <w:rPr>
          <w:b/>
          <w:bCs/>
        </w:rPr>
        <w:lastRenderedPageBreak/>
        <w:t>Method 1: Simple counts method</w:t>
      </w:r>
      <w:r>
        <w:t xml:space="preserve"> (suitable for single replicates)</w:t>
      </w:r>
    </w:p>
    <w:p w14:paraId="07B81B37" w14:textId="77777777" w:rsidR="00B037EA" w:rsidRDefault="00000000">
      <w:pPr>
        <w:pStyle w:val="code"/>
        <w:spacing w:after="280"/>
        <w:rPr>
          <w:rStyle w:val="NormalTok"/>
        </w:rPr>
      </w:pPr>
      <w:r>
        <w:t># Generate R script for counts-based analysis</w:t>
      </w:r>
      <w:r>
        <w:br/>
        <w:t xml:space="preserve">delt-hit </w:t>
      </w:r>
      <w:proofErr w:type="spellStart"/>
      <w:r>
        <w:t>analyse</w:t>
      </w:r>
      <w:proofErr w:type="spellEnd"/>
      <w:r>
        <w:t xml:space="preserve"> enrichment --</w:t>
      </w:r>
      <w:proofErr w:type="spellStart"/>
      <w:r>
        <w:t>config_path</w:t>
      </w:r>
      <w:proofErr w:type="spellEnd"/>
      <w:r>
        <w:t>=/path/to/analysis-</w:t>
      </w:r>
      <w:proofErr w:type="spellStart"/>
      <w:r>
        <w:t>config.yaml</w:t>
      </w:r>
      <w:proofErr w:type="spellEnd"/>
      <w:r>
        <w:t xml:space="preserve"> --name=</w:t>
      </w:r>
      <w:proofErr w:type="spellStart"/>
      <w:r>
        <w:t>protein_vs_no_protein</w:t>
      </w:r>
      <w:proofErr w:type="spellEnd"/>
      <w:r>
        <w:t xml:space="preserve"> --method=counts</w:t>
      </w:r>
      <w:r>
        <w:br/>
      </w:r>
      <w:r>
        <w:br/>
        <w:t># Execute the generated R script</w:t>
      </w:r>
      <w:r>
        <w:br/>
      </w:r>
      <w:proofErr w:type="spellStart"/>
      <w:r>
        <w:t>Rscript</w:t>
      </w:r>
      <w:proofErr w:type="spellEnd"/>
      <w:r>
        <w:t xml:space="preserve"> --vanilla /path/to/experiment/analyses/analysis-1/counts/enrichment_</w:t>
      </w:r>
      <w:proofErr w:type="gramStart"/>
      <w:r>
        <w:t>counts.R</w:t>
      </w:r>
      <w:proofErr w:type="gramEnd"/>
    </w:p>
    <w:p w14:paraId="3CF8BECF" w14:textId="77777777" w:rsidR="00B037EA" w:rsidRDefault="00000000">
      <w:pPr>
        <w:pStyle w:val="FirstParagraph"/>
      </w:pPr>
      <w:r>
        <w:t>The counts method:</w:t>
      </w:r>
    </w:p>
    <w:p w14:paraId="2DBCDD06" w14:textId="77777777" w:rsidR="00B037EA" w:rsidRDefault="00000000" w:rsidP="0079700F">
      <w:pPr>
        <w:pStyle w:val="Compact"/>
        <w:numPr>
          <w:ilvl w:val="0"/>
          <w:numId w:val="108"/>
        </w:numPr>
      </w:pPr>
      <w:r>
        <w:t xml:space="preserve">Averages </w:t>
      </w:r>
      <w:proofErr w:type="gramStart"/>
      <w:r>
        <w:t>counts</w:t>
      </w:r>
      <w:proofErr w:type="gramEnd"/>
      <w:r>
        <w:t xml:space="preserve"> across replicates within each group</w:t>
      </w:r>
    </w:p>
    <w:p w14:paraId="4177F025" w14:textId="77777777" w:rsidR="00B037EA" w:rsidRDefault="00000000" w:rsidP="0079700F">
      <w:pPr>
        <w:pStyle w:val="Compact"/>
        <w:numPr>
          <w:ilvl w:val="0"/>
          <w:numId w:val="109"/>
        </w:numPr>
      </w:pPr>
      <w:r>
        <w:t>Computes simple differences between groups</w:t>
      </w:r>
    </w:p>
    <w:p w14:paraId="3144816D" w14:textId="77777777" w:rsidR="00B037EA" w:rsidRDefault="00000000" w:rsidP="0079700F">
      <w:pPr>
        <w:pStyle w:val="Compact"/>
        <w:numPr>
          <w:ilvl w:val="0"/>
          <w:numId w:val="110"/>
        </w:numPr>
      </w:pPr>
      <w:r>
        <w:t>Does not provide statistical significance testing</w:t>
      </w:r>
    </w:p>
    <w:p w14:paraId="2C25FF1A" w14:textId="77777777" w:rsidR="00B037EA" w:rsidRDefault="00000000" w:rsidP="0079700F">
      <w:pPr>
        <w:pStyle w:val="Compact"/>
        <w:numPr>
          <w:ilvl w:val="0"/>
          <w:numId w:val="111"/>
        </w:numPr>
      </w:pPr>
      <w:r>
        <w:t>Suitable for exploratory analysis or when replicates are not available</w:t>
      </w:r>
    </w:p>
    <w:p w14:paraId="48B84D61" w14:textId="77777777" w:rsidR="00B037EA" w:rsidRDefault="00000000">
      <w:pPr>
        <w:pStyle w:val="FirstParagraph"/>
      </w:pPr>
      <w:r>
        <w:rPr>
          <w:b/>
          <w:bCs/>
        </w:rPr>
        <w:t xml:space="preserve">Method 2: </w:t>
      </w:r>
      <w:proofErr w:type="spellStart"/>
      <w:r>
        <w:rPr>
          <w:b/>
          <w:bCs/>
        </w:rPr>
        <w:t>edgeR</w:t>
      </w:r>
      <w:proofErr w:type="spellEnd"/>
      <w:r>
        <w:rPr>
          <w:b/>
          <w:bCs/>
        </w:rPr>
        <w:t xml:space="preserve"> method</w:t>
      </w:r>
      <w:r>
        <w:t xml:space="preserve"> (recommended when replicates are available)</w:t>
      </w:r>
    </w:p>
    <w:p w14:paraId="617D6046" w14:textId="77777777" w:rsidR="00B037EA" w:rsidRDefault="00000000">
      <w:pPr>
        <w:pStyle w:val="code"/>
        <w:spacing w:after="280"/>
        <w:rPr>
          <w:rStyle w:val="NormalTok"/>
        </w:rPr>
      </w:pPr>
      <w:r>
        <w:t xml:space="preserve"># Generate R script for </w:t>
      </w:r>
      <w:proofErr w:type="spellStart"/>
      <w:r>
        <w:t>edgeR</w:t>
      </w:r>
      <w:proofErr w:type="spellEnd"/>
      <w:r>
        <w:t xml:space="preserve"> statistical analysis</w:t>
      </w:r>
      <w:r>
        <w:br/>
        <w:t xml:space="preserve">delt-hit </w:t>
      </w:r>
      <w:proofErr w:type="spellStart"/>
      <w:r>
        <w:t>analyse</w:t>
      </w:r>
      <w:proofErr w:type="spellEnd"/>
      <w:r>
        <w:t xml:space="preserve"> enrichment --</w:t>
      </w:r>
      <w:proofErr w:type="spellStart"/>
      <w:r>
        <w:t>config_path</w:t>
      </w:r>
      <w:proofErr w:type="spellEnd"/>
      <w:r>
        <w:t>=/path/to/analysis-</w:t>
      </w:r>
      <w:proofErr w:type="spellStart"/>
      <w:r>
        <w:t>config.yaml</w:t>
      </w:r>
      <w:proofErr w:type="spellEnd"/>
      <w:r>
        <w:t xml:space="preserve"> --name=</w:t>
      </w:r>
      <w:proofErr w:type="spellStart"/>
      <w:r>
        <w:t>protein_vs_no_protein</w:t>
      </w:r>
      <w:proofErr w:type="spellEnd"/>
      <w:r>
        <w:t xml:space="preserve"> --method=</w:t>
      </w:r>
      <w:proofErr w:type="spellStart"/>
      <w:r>
        <w:t>edgeR</w:t>
      </w:r>
      <w:proofErr w:type="spellEnd"/>
    </w:p>
    <w:p w14:paraId="21E335B3" w14:textId="77777777" w:rsidR="00B037EA" w:rsidRDefault="00000000">
      <w:pPr>
        <w:pStyle w:val="code"/>
        <w:spacing w:after="280"/>
        <w:rPr>
          <w:rStyle w:val="NormalTok"/>
        </w:rPr>
      </w:pPr>
      <w:r>
        <w:br/>
      </w:r>
      <w:r>
        <w:br/>
        <w:t># Execute the generated R script</w:t>
      </w:r>
      <w:r>
        <w:br/>
      </w:r>
      <w:proofErr w:type="spellStart"/>
      <w:r>
        <w:t>Rscript</w:t>
      </w:r>
      <w:proofErr w:type="spellEnd"/>
      <w:r>
        <w:t xml:space="preserve"> --vanilla /path/to/experiment/analyses/analysis-1/</w:t>
      </w:r>
      <w:proofErr w:type="spellStart"/>
      <w:r>
        <w:t>edgeR</w:t>
      </w:r>
      <w:proofErr w:type="spellEnd"/>
      <w:r>
        <w:t>/</w:t>
      </w:r>
      <w:proofErr w:type="spellStart"/>
      <w:r>
        <w:t>enrichment_edgeR.R</w:t>
      </w:r>
      <w:proofErr w:type="spellEnd"/>
    </w:p>
    <w:p w14:paraId="248FC675" w14:textId="77777777" w:rsidR="00B037EA" w:rsidRDefault="00000000">
      <w:pPr>
        <w:pStyle w:val="FirstParagraph"/>
      </w:pPr>
      <w:r>
        <w:t xml:space="preserve">The </w:t>
      </w:r>
      <w:proofErr w:type="spellStart"/>
      <w:r>
        <w:t>edgeR</w:t>
      </w:r>
      <w:proofErr w:type="spellEnd"/>
      <w:r>
        <w:t xml:space="preserve"> method:</w:t>
      </w:r>
    </w:p>
    <w:p w14:paraId="3ABD3359" w14:textId="77777777" w:rsidR="00B037EA" w:rsidRDefault="00000000" w:rsidP="0079700F">
      <w:pPr>
        <w:pStyle w:val="Compact"/>
        <w:numPr>
          <w:ilvl w:val="0"/>
          <w:numId w:val="112"/>
        </w:numPr>
      </w:pPr>
      <w:r>
        <w:t>Implements sophisticated RNA-seq-derived statistical models</w:t>
      </w:r>
    </w:p>
    <w:p w14:paraId="0767A3B2" w14:textId="77777777" w:rsidR="00B037EA" w:rsidRDefault="00000000" w:rsidP="0079700F">
      <w:pPr>
        <w:pStyle w:val="Compact"/>
        <w:numPr>
          <w:ilvl w:val="0"/>
          <w:numId w:val="113"/>
        </w:numPr>
      </w:pPr>
      <w:r>
        <w:t>Uses empirical Bayes shrinkage for improved power</w:t>
      </w:r>
    </w:p>
    <w:p w14:paraId="2DFF8648" w14:textId="77777777" w:rsidR="00B037EA" w:rsidRDefault="00000000" w:rsidP="0079700F">
      <w:pPr>
        <w:pStyle w:val="Compact"/>
        <w:numPr>
          <w:ilvl w:val="0"/>
          <w:numId w:val="114"/>
        </w:numPr>
      </w:pPr>
      <w:r>
        <w:t>Calculates false discovery rate (FDR) corrected p-values</w:t>
      </w:r>
    </w:p>
    <w:p w14:paraId="3ECF4ED9" w14:textId="77777777" w:rsidR="00B037EA" w:rsidRDefault="00000000" w:rsidP="0079700F">
      <w:pPr>
        <w:pStyle w:val="Compact"/>
        <w:numPr>
          <w:ilvl w:val="0"/>
          <w:numId w:val="115"/>
        </w:numPr>
      </w:pPr>
      <w:r>
        <w:t>Requires replicates (minimum 2 per group)</w:t>
      </w:r>
    </w:p>
    <w:p w14:paraId="3210BABE" w14:textId="77777777" w:rsidR="00B037EA" w:rsidRDefault="00000000" w:rsidP="0079700F">
      <w:pPr>
        <w:pStyle w:val="Compact"/>
        <w:numPr>
          <w:ilvl w:val="0"/>
          <w:numId w:val="116"/>
        </w:numPr>
      </w:pPr>
      <w:r>
        <w:t xml:space="preserve">Provides normalized count tables </w:t>
      </w:r>
    </w:p>
    <w:p w14:paraId="46D8D1AE" w14:textId="77777777" w:rsidR="00B037EA" w:rsidRDefault="00000000">
      <w:pPr>
        <w:pStyle w:val="BodyText"/>
      </w:pPr>
      <w:r>
        <w:t xml:space="preserve">For both methods, the tool produces the </w:t>
      </w:r>
      <w:proofErr w:type="spellStart"/>
      <w:r>
        <w:t>Rscripts</w:t>
      </w:r>
      <w:proofErr w:type="spellEnd"/>
      <w:r>
        <w:t xml:space="preserve"> that implement the corresponding analysis. This enables users to easily further customize their analysis pipelines.</w:t>
      </w:r>
    </w:p>
    <w:p w14:paraId="06F0E511" w14:textId="77777777" w:rsidR="00B037EA" w:rsidRDefault="00000000">
      <w:pPr>
        <w:pStyle w:val="FirstParagraph"/>
      </w:pPr>
      <w:r>
        <w:t>Expected outputs (both methods):</w:t>
      </w:r>
    </w:p>
    <w:p w14:paraId="62908362" w14:textId="77777777" w:rsidR="00B037EA" w:rsidRDefault="00000000" w:rsidP="0079700F">
      <w:pPr>
        <w:pStyle w:val="Compact"/>
        <w:numPr>
          <w:ilvl w:val="0"/>
          <w:numId w:val="117"/>
        </w:numPr>
      </w:pPr>
      <w:r>
        <w:rPr>
          <w:rStyle w:val="VerbatimChar"/>
        </w:rPr>
        <w:t>stats.csv</w:t>
      </w:r>
      <w:r>
        <w:t>: Complete statistics for all library members with columns:</w:t>
      </w:r>
    </w:p>
    <w:p w14:paraId="5D0D2802" w14:textId="77777777" w:rsidR="00B037EA" w:rsidRDefault="00000000" w:rsidP="0079700F">
      <w:pPr>
        <w:pStyle w:val="Compact"/>
        <w:numPr>
          <w:ilvl w:val="1"/>
          <w:numId w:val="118"/>
        </w:numPr>
      </w:pPr>
      <w:r>
        <w:rPr>
          <w:rStyle w:val="VerbatimChar"/>
        </w:rPr>
        <w:t>code_1</w:t>
      </w:r>
      <w:r>
        <w:t xml:space="preserve">, </w:t>
      </w:r>
      <w:r>
        <w:rPr>
          <w:rStyle w:val="VerbatimChar"/>
        </w:rPr>
        <w:t>code_2, etc.</w:t>
      </w:r>
      <w:r>
        <w:t>: Building block indices</w:t>
      </w:r>
    </w:p>
    <w:p w14:paraId="5CC4B3A9" w14:textId="77777777" w:rsidR="00B037EA" w:rsidRDefault="00000000" w:rsidP="0079700F">
      <w:pPr>
        <w:pStyle w:val="Compact"/>
        <w:numPr>
          <w:ilvl w:val="1"/>
          <w:numId w:val="119"/>
        </w:numPr>
      </w:pPr>
      <w:proofErr w:type="spellStart"/>
      <w:r>
        <w:rPr>
          <w:rStyle w:val="VerbatimChar"/>
        </w:rPr>
        <w:t>LogFC</w:t>
      </w:r>
      <w:proofErr w:type="spellEnd"/>
      <w:r>
        <w:t>: Log2 fold-change (</w:t>
      </w:r>
      <w:proofErr w:type="spellStart"/>
      <w:r>
        <w:t>edgeR</w:t>
      </w:r>
      <w:proofErr w:type="spellEnd"/>
      <w:r>
        <w:t>) or difference in mean counts (counts method)</w:t>
      </w:r>
    </w:p>
    <w:p w14:paraId="012D398F" w14:textId="77777777" w:rsidR="00B037EA" w:rsidRDefault="00000000" w:rsidP="0079700F">
      <w:pPr>
        <w:pStyle w:val="Compact"/>
        <w:numPr>
          <w:ilvl w:val="1"/>
          <w:numId w:val="120"/>
        </w:numPr>
      </w:pPr>
      <w:proofErr w:type="spellStart"/>
      <w:r>
        <w:rPr>
          <w:rStyle w:val="VerbatimChar"/>
        </w:rPr>
        <w:t>PValue</w:t>
      </w:r>
      <w:proofErr w:type="spellEnd"/>
      <w:r>
        <w:t>: Raw p-value (</w:t>
      </w:r>
      <w:proofErr w:type="spellStart"/>
      <w:r>
        <w:t>edgeR</w:t>
      </w:r>
      <w:proofErr w:type="spellEnd"/>
      <w:r>
        <w:t xml:space="preserve"> only)</w:t>
      </w:r>
    </w:p>
    <w:p w14:paraId="3F05CA49" w14:textId="77777777" w:rsidR="00B037EA" w:rsidRDefault="00000000" w:rsidP="0079700F">
      <w:pPr>
        <w:pStyle w:val="Compact"/>
        <w:numPr>
          <w:ilvl w:val="1"/>
          <w:numId w:val="121"/>
        </w:numPr>
      </w:pPr>
      <w:r>
        <w:rPr>
          <w:rStyle w:val="VerbatimChar"/>
        </w:rPr>
        <w:lastRenderedPageBreak/>
        <w:t>FDR</w:t>
      </w:r>
      <w:r>
        <w:t>: False discovery rate corrected p-value (</w:t>
      </w:r>
      <w:proofErr w:type="spellStart"/>
      <w:r>
        <w:t>edgeR</w:t>
      </w:r>
      <w:proofErr w:type="spellEnd"/>
      <w:r>
        <w:t xml:space="preserve"> only)</w:t>
      </w:r>
    </w:p>
    <w:p w14:paraId="5C2E3A38" w14:textId="77777777" w:rsidR="00B037EA" w:rsidRDefault="00000000" w:rsidP="0079700F">
      <w:pPr>
        <w:pStyle w:val="Compact"/>
        <w:numPr>
          <w:ilvl w:val="0"/>
          <w:numId w:val="122"/>
        </w:numPr>
      </w:pPr>
      <w:r>
        <w:rPr>
          <w:rStyle w:val="VerbatimChar"/>
        </w:rPr>
        <w:t>enrichment_hits.csv</w:t>
      </w:r>
      <w:r>
        <w:t xml:space="preserve">: Top enriched compounds (FDR &lt; 0.05 for </w:t>
      </w:r>
      <w:proofErr w:type="spellStart"/>
      <w:r>
        <w:t>edgeR</w:t>
      </w:r>
      <w:proofErr w:type="spellEnd"/>
      <w:r>
        <w:t>)</w:t>
      </w:r>
    </w:p>
    <w:p w14:paraId="747C6AA1" w14:textId="77777777" w:rsidR="00B037EA" w:rsidRDefault="00000000" w:rsidP="0079700F">
      <w:pPr>
        <w:pStyle w:val="Compact"/>
        <w:numPr>
          <w:ilvl w:val="0"/>
          <w:numId w:val="123"/>
        </w:numPr>
      </w:pPr>
      <w:r>
        <w:rPr>
          <w:rStyle w:val="VerbatimChar"/>
        </w:rPr>
        <w:t>correlation_*.</w:t>
      </w:r>
      <w:proofErr w:type="spellStart"/>
      <w:r>
        <w:rPr>
          <w:rStyle w:val="VerbatimChar"/>
        </w:rPr>
        <w:t>png</w:t>
      </w:r>
      <w:proofErr w:type="spellEnd"/>
      <w:r>
        <w:t>: Replicate correlation plots for quality control</w:t>
      </w:r>
    </w:p>
    <w:p w14:paraId="64139F18" w14:textId="77777777" w:rsidR="00B037EA" w:rsidRDefault="00000000" w:rsidP="0079700F">
      <w:pPr>
        <w:pStyle w:val="Compact"/>
        <w:numPr>
          <w:ilvl w:val="0"/>
          <w:numId w:val="124"/>
        </w:numPr>
      </w:pPr>
      <w:r>
        <w:t>Normalized count files for each selection or group</w:t>
      </w:r>
    </w:p>
    <w:p w14:paraId="5FCB3841" w14:textId="77777777" w:rsidR="00B037EA" w:rsidRDefault="00000000">
      <w:pPr>
        <w:pStyle w:val="FirstParagraph"/>
      </w:pPr>
      <w:r>
        <w:t>Interpreting results:</w:t>
      </w:r>
    </w:p>
    <w:p w14:paraId="1239FBF8" w14:textId="77777777" w:rsidR="00B037EA" w:rsidRDefault="00000000" w:rsidP="0079700F">
      <w:pPr>
        <w:pStyle w:val="Compact"/>
        <w:numPr>
          <w:ilvl w:val="0"/>
          <w:numId w:val="125"/>
        </w:numPr>
      </w:pPr>
      <w:proofErr w:type="spellStart"/>
      <w:r>
        <w:rPr>
          <w:b/>
          <w:bCs/>
        </w:rPr>
        <w:t>LogFC</w:t>
      </w:r>
      <w:proofErr w:type="spellEnd"/>
      <w:r>
        <w:rPr>
          <w:b/>
          <w:bCs/>
        </w:rPr>
        <w:t xml:space="preserve"> &gt; 0</w:t>
      </w:r>
      <w:r>
        <w:t>: Compound enriched in protein selections vs controls</w:t>
      </w:r>
    </w:p>
    <w:p w14:paraId="55841137" w14:textId="77777777" w:rsidR="00B037EA" w:rsidRDefault="00000000" w:rsidP="0079700F">
      <w:pPr>
        <w:pStyle w:val="Compact"/>
        <w:numPr>
          <w:ilvl w:val="0"/>
          <w:numId w:val="126"/>
        </w:numPr>
      </w:pPr>
      <w:proofErr w:type="spellStart"/>
      <w:r>
        <w:rPr>
          <w:b/>
          <w:bCs/>
        </w:rPr>
        <w:t>LogFC</w:t>
      </w:r>
      <w:proofErr w:type="spellEnd"/>
      <w:r>
        <w:rPr>
          <w:b/>
          <w:bCs/>
        </w:rPr>
        <w:t xml:space="preserve"> &lt; 0</w:t>
      </w:r>
      <w:r>
        <w:t>: Compound depleted in protein selections vs controls</w:t>
      </w:r>
    </w:p>
    <w:p w14:paraId="469546B1" w14:textId="77777777" w:rsidR="00B037EA" w:rsidRDefault="00000000" w:rsidP="0079700F">
      <w:pPr>
        <w:pStyle w:val="Compact"/>
        <w:numPr>
          <w:ilvl w:val="0"/>
          <w:numId w:val="127"/>
        </w:numPr>
      </w:pPr>
      <w:r>
        <w:rPr>
          <w:b/>
          <w:bCs/>
        </w:rPr>
        <w:t>FDR &lt; 0.05</w:t>
      </w:r>
      <w:r>
        <w:t>: Statistically significant enrichment (</w:t>
      </w:r>
      <w:proofErr w:type="spellStart"/>
      <w:r>
        <w:t>edgeR</w:t>
      </w:r>
      <w:proofErr w:type="spellEnd"/>
      <w:r>
        <w:t xml:space="preserve"> only)</w:t>
      </w:r>
    </w:p>
    <w:p w14:paraId="67C5DABA" w14:textId="77777777" w:rsidR="00B037EA" w:rsidRDefault="00000000" w:rsidP="0079700F">
      <w:pPr>
        <w:pStyle w:val="Compact"/>
        <w:numPr>
          <w:ilvl w:val="0"/>
          <w:numId w:val="128"/>
        </w:numPr>
      </w:pPr>
      <w:r>
        <w:t>High replicate correlation (R² &gt; 0.7) indicates good experimental consistency</w:t>
      </w:r>
    </w:p>
    <w:p w14:paraId="2C64F706" w14:textId="77777777" w:rsidR="00B037EA" w:rsidRDefault="00000000">
      <w:pPr>
        <w:pStyle w:val="FirstParagraph"/>
      </w:pPr>
      <w:r>
        <w:rPr>
          <w:b/>
          <w:bCs/>
        </w:rPr>
        <w:t>CRITICAL STEP</w:t>
      </w:r>
      <w:r>
        <w:t>: Always examine replicate correlation plots to verify data quality before interpreting hit lists. Poor correlation may indicate technical problems or batch effects.</w:t>
      </w:r>
    </w:p>
    <w:p w14:paraId="386578C6" w14:textId="77777777" w:rsidR="00B037EA" w:rsidRDefault="00000000">
      <w:pPr>
        <w:pStyle w:val="BodyText"/>
      </w:pPr>
      <w:r>
        <w:rPr>
          <w:b/>
          <w:bCs/>
        </w:rPr>
        <w:t>TROUBLESHOOTING</w:t>
      </w:r>
      <w:r>
        <w:t>: If no hits are identified:</w:t>
      </w:r>
    </w:p>
    <w:p w14:paraId="27D7045F" w14:textId="77777777" w:rsidR="00B037EA" w:rsidRDefault="00000000" w:rsidP="0079700F">
      <w:pPr>
        <w:pStyle w:val="Compact"/>
        <w:numPr>
          <w:ilvl w:val="0"/>
          <w:numId w:val="129"/>
        </w:numPr>
      </w:pPr>
      <w:r>
        <w:t>Check that experimental groups are correctly assigned</w:t>
      </w:r>
    </w:p>
    <w:p w14:paraId="7ECF6C14" w14:textId="77777777" w:rsidR="00B037EA" w:rsidRDefault="00000000" w:rsidP="0079700F">
      <w:pPr>
        <w:pStyle w:val="Compact"/>
        <w:numPr>
          <w:ilvl w:val="0"/>
          <w:numId w:val="130"/>
        </w:numPr>
      </w:pPr>
      <w:r>
        <w:t>Verify sufficient sequencing depth (&gt;100 reads per compound for reliable statistics)</w:t>
      </w:r>
    </w:p>
    <w:p w14:paraId="7672249D" w14:textId="77777777" w:rsidR="00B037EA" w:rsidRDefault="00000000" w:rsidP="0079700F">
      <w:pPr>
        <w:pStyle w:val="Compact"/>
        <w:numPr>
          <w:ilvl w:val="0"/>
          <w:numId w:val="131"/>
        </w:numPr>
      </w:pPr>
      <w:r>
        <w:t>Consider adjusting FDR threshold for exploratory analysis</w:t>
      </w:r>
    </w:p>
    <w:p w14:paraId="13F383B7" w14:textId="77777777" w:rsidR="00B037EA" w:rsidRDefault="00000000" w:rsidP="0079700F">
      <w:pPr>
        <w:pStyle w:val="Compact"/>
        <w:numPr>
          <w:ilvl w:val="0"/>
          <w:numId w:val="132"/>
        </w:numPr>
      </w:pPr>
      <w:r>
        <w:t>Examine correlation plots for replicate consistency issues</w:t>
      </w:r>
    </w:p>
    <w:p w14:paraId="0010AD85" w14:textId="77777777" w:rsidR="00B037EA" w:rsidRDefault="00B037EA">
      <w:pPr>
        <w:pStyle w:val="Compact"/>
      </w:pPr>
    </w:p>
    <w:p w14:paraId="1ADD76F9" w14:textId="77777777" w:rsidR="00B037EA" w:rsidRDefault="00000000">
      <w:r>
        <w:br w:type="page"/>
      </w:r>
    </w:p>
    <w:p w14:paraId="3D29F604" w14:textId="77777777" w:rsidR="00B037EA" w:rsidRDefault="00B037EA">
      <w:pPr>
        <w:pStyle w:val="Compact"/>
        <w:spacing w:before="0"/>
      </w:pPr>
    </w:p>
    <w:p w14:paraId="0D84F662" w14:textId="77777777" w:rsidR="00D235E2" w:rsidRPr="00D235E2" w:rsidRDefault="00000000" w:rsidP="00D235E2">
      <w:pPr>
        <w:pStyle w:val="Compact"/>
        <w:rPr>
          <w:sz w:val="20"/>
          <w:szCs w:val="20"/>
        </w:rPr>
      </w:pPr>
      <w:r>
        <w:rPr>
          <w:rStyle w:val="figure-captionChar"/>
          <w:b/>
          <w:bCs/>
        </w:rPr>
        <w:t xml:space="preserve">Figure 7 </w:t>
      </w:r>
      <w:r>
        <w:rPr>
          <w:rStyle w:val="figure-captionChar"/>
        </w:rPr>
        <w:t xml:space="preserve">| </w:t>
      </w:r>
      <w:r w:rsidR="00D235E2" w:rsidRPr="00D235E2">
        <w:rPr>
          <w:b/>
          <w:bCs/>
          <w:sz w:val="20"/>
          <w:szCs w:val="20"/>
        </w:rPr>
        <w:t>Replicate–replicate correlation of library member counts for quality control.</w:t>
      </w:r>
      <w:r w:rsidR="00D235E2" w:rsidRPr="00D235E2">
        <w:rPr>
          <w:sz w:val="20"/>
          <w:szCs w:val="20"/>
        </w:rPr>
        <w:t xml:space="preserve"> Diagonal panels show density estimates of counts within each selection. Lower triangular </w:t>
      </w:r>
      <w:proofErr w:type="spellStart"/>
      <w:r w:rsidR="00D235E2" w:rsidRPr="00D235E2">
        <w:rPr>
          <w:sz w:val="20"/>
          <w:szCs w:val="20"/>
        </w:rPr>
        <w:t>panels</w:t>
      </w:r>
      <w:proofErr w:type="spellEnd"/>
      <w:r w:rsidR="00D235E2" w:rsidRPr="00D235E2">
        <w:rPr>
          <w:sz w:val="20"/>
          <w:szCs w:val="20"/>
        </w:rPr>
        <w:t xml:space="preserve"> report pairwise correlation coefficients between replicates. Upper triangular panels display scatter plots comparing counts from one replicate against another.</w:t>
      </w:r>
    </w:p>
    <w:p w14:paraId="779767AF" w14:textId="40ECC712" w:rsidR="00B037EA" w:rsidRDefault="00320AAB">
      <w:pPr>
        <w:pStyle w:val="Compact"/>
      </w:pPr>
      <w:r>
        <w:rPr>
          <w:noProof/>
        </w:rPr>
        <mc:AlternateContent>
          <mc:Choice Requires="wps">
            <w:drawing>
              <wp:anchor distT="0" distB="0" distL="114300" distR="114300" simplePos="0" relativeHeight="251665408" behindDoc="0" locked="0" layoutInCell="1" allowOverlap="1" wp14:anchorId="2DF14608" wp14:editId="3578B658">
                <wp:simplePos x="0" y="0"/>
                <wp:positionH relativeFrom="column">
                  <wp:posOffset>2368550</wp:posOffset>
                </wp:positionH>
                <wp:positionV relativeFrom="paragraph">
                  <wp:posOffset>3792074</wp:posOffset>
                </wp:positionV>
                <wp:extent cx="622852" cy="219779"/>
                <wp:effectExtent l="0" t="0" r="0" b="0"/>
                <wp:wrapNone/>
                <wp:docPr id="862341316" name="Text Box 7"/>
                <wp:cNvGraphicFramePr/>
                <a:graphic xmlns:a="http://schemas.openxmlformats.org/drawingml/2006/main">
                  <a:graphicData uri="http://schemas.microsoft.com/office/word/2010/wordprocessingShape">
                    <wps:wsp>
                      <wps:cNvSpPr txBox="1"/>
                      <wps:spPr>
                        <a:xfrm>
                          <a:off x="0" y="0"/>
                          <a:ext cx="622852" cy="219779"/>
                        </a:xfrm>
                        <a:prstGeom prst="rect">
                          <a:avLst/>
                        </a:prstGeom>
                        <a:noFill/>
                        <a:ln w="6350">
                          <a:noFill/>
                        </a:ln>
                      </wps:spPr>
                      <wps:txbx>
                        <w:txbxContent>
                          <w:p w14:paraId="3BC3C7CC" w14:textId="77777777" w:rsidR="00320AAB" w:rsidRPr="006D1EB6" w:rsidRDefault="00320AAB" w:rsidP="00320AAB">
                            <w:pPr>
                              <w:spacing w:before="0" w:after="0"/>
                              <w:rPr>
                                <w:sz w:val="20"/>
                                <w:szCs w:val="20"/>
                              </w:rPr>
                            </w:pPr>
                            <w:r>
                              <w:rPr>
                                <w:sz w:val="20"/>
                                <w:szCs w:val="20"/>
                              </w:rPr>
                              <w:t>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F14608" id="_x0000_t202" coordsize="21600,21600" o:spt="202" path="m,l,21600r21600,l21600,xe">
                <v:stroke joinstyle="miter"/>
                <v:path gradientshapeok="t" o:connecttype="rect"/>
              </v:shapetype>
              <v:shape id="Text Box 7" o:spid="_x0000_s1026" type="#_x0000_t202" style="position:absolute;left:0;text-align:left;margin-left:186.5pt;margin-top:298.6pt;width:49.05pt;height:17.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" filled="f" stroked="f" strokeweight=".5pt">
                <v:textbox>
                  <w:txbxContent>
                    <w:p w14:paraId="3BC3C7CC" w14:textId="77777777" w:rsidR="00320AAB" w:rsidRPr="006D1EB6" w:rsidRDefault="00320AAB" w:rsidP="00320AAB">
                      <w:pPr>
                        <w:spacing w:before="0" w:after="0"/>
                        <w:rPr>
                          <w:sz w:val="20"/>
                          <w:szCs w:val="20"/>
                        </w:rPr>
                      </w:pPr>
                      <w:r>
                        <w:rPr>
                          <w:sz w:val="20"/>
                          <w:szCs w:val="20"/>
                        </w:rPr>
                        <w:t>counts</w:t>
                      </w:r>
                    </w:p>
                  </w:txbxContent>
                </v:textbox>
              </v:shape>
            </w:pict>
          </mc:Fallback>
        </mc:AlternateContent>
      </w:r>
      <w:r>
        <w:rPr>
          <w:noProof/>
        </w:rPr>
        <w:drawing>
          <wp:inline distT="0" distB="0" distL="0" distR="0" wp14:anchorId="2FED4325" wp14:editId="3C35A295">
            <wp:extent cx="5177790" cy="3883025"/>
            <wp:effectExtent l="0" t="0" r="0" b="0"/>
            <wp:docPr id="16" name="Picture 1" descr="A graph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A graph of a protein&#10;&#10;AI-generated content may be incorrect."/>
                    <pic:cNvPicPr>
                      <a:picLocks noChangeAspect="1" noChangeArrowheads="1"/>
                    </pic:cNvPicPr>
                  </pic:nvPicPr>
                  <pic:blipFill>
                    <a:blip r:embed="rId17"/>
                    <a:stretch>
                      <a:fillRect/>
                    </a:stretch>
                  </pic:blipFill>
                  <pic:spPr bwMode="auto">
                    <a:xfrm>
                      <a:off x="0" y="0"/>
                      <a:ext cx="5177790" cy="3883025"/>
                    </a:xfrm>
                    <a:prstGeom prst="rect">
                      <a:avLst/>
                    </a:prstGeom>
                  </pic:spPr>
                </pic:pic>
              </a:graphicData>
            </a:graphic>
          </wp:inline>
        </w:drawing>
      </w:r>
    </w:p>
    <w:p w14:paraId="06719BB7" w14:textId="4DDF7FC5" w:rsidR="00B037EA" w:rsidRDefault="00000000">
      <w:pPr>
        <w:rPr>
          <w:rStyle w:val="figure-captionChar"/>
        </w:rPr>
      </w:pPr>
      <w:r>
        <w:rPr>
          <w:rStyle w:val="figure-captionChar"/>
          <w:b/>
          <w:bCs/>
        </w:rPr>
        <w:t xml:space="preserve">Table 12 </w:t>
      </w:r>
      <w:r>
        <w:t>|</w:t>
      </w:r>
      <w:r>
        <w:rPr>
          <w:rStyle w:val="figure-captionChar"/>
        </w:rPr>
        <w:t xml:space="preserve"> Hit identification by </w:t>
      </w:r>
      <w:proofErr w:type="spellStart"/>
      <w:r>
        <w:rPr>
          <w:rStyle w:val="figure-captionChar"/>
        </w:rPr>
        <w:t>edgeR</w:t>
      </w:r>
      <w:proofErr w:type="spellEnd"/>
      <w:r>
        <w:rPr>
          <w:rStyle w:val="figure-captionChar"/>
        </w:rPr>
        <w:t xml:space="preserve">. Shown compounds are for FDR&lt;0.05 and sorted by </w:t>
      </w:r>
      <w:proofErr w:type="spellStart"/>
      <w:r>
        <w:rPr>
          <w:rStyle w:val="figure-captionChar"/>
        </w:rPr>
        <w:t>logFC</w:t>
      </w:r>
      <w:proofErr w:type="spellEnd"/>
      <w:r>
        <w:rPr>
          <w:rStyle w:val="figure-captionChar"/>
        </w:rPr>
        <w:t xml:space="preserve"> to identify the most relevant compounds.</w:t>
      </w:r>
    </w:p>
    <w:tbl>
      <w:tblPr>
        <w:tblStyle w:val="GridTable1Light"/>
        <w:tblW w:w="9350" w:type="dxa"/>
        <w:tblLayout w:type="fixed"/>
        <w:tblLook w:val="06A0" w:firstRow="1" w:lastRow="0" w:firstColumn="1" w:lastColumn="0" w:noHBand="1" w:noVBand="1"/>
      </w:tblPr>
      <w:tblGrid>
        <w:gridCol w:w="1088"/>
        <w:gridCol w:w="1085"/>
        <w:gridCol w:w="1566"/>
        <w:gridCol w:w="1565"/>
        <w:gridCol w:w="1564"/>
        <w:gridCol w:w="1243"/>
        <w:gridCol w:w="1239"/>
      </w:tblGrid>
      <w:tr w:rsidR="00B037EA" w14:paraId="43728769" w14:textId="77777777" w:rsidTr="00B037EA">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87" w:type="dxa"/>
            <w:tcBorders>
              <w:bottom w:val="single" w:sz="12" w:space="0" w:color="666666"/>
            </w:tcBorders>
          </w:tcPr>
          <w:p w14:paraId="4F6F679D" w14:textId="77777777" w:rsidR="00B037EA" w:rsidRDefault="00000000">
            <w:pPr>
              <w:pStyle w:val="Compact"/>
            </w:pPr>
            <w:r>
              <w:t>code_1</w:t>
            </w:r>
          </w:p>
        </w:tc>
        <w:tc>
          <w:tcPr>
            <w:tcW w:w="1085" w:type="dxa"/>
            <w:tcBorders>
              <w:bottom w:val="single" w:sz="12" w:space="0" w:color="666666"/>
            </w:tcBorders>
          </w:tcPr>
          <w:p w14:paraId="7FE6CB59"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code_2</w:t>
            </w:r>
          </w:p>
        </w:tc>
        <w:tc>
          <w:tcPr>
            <w:tcW w:w="1566" w:type="dxa"/>
            <w:tcBorders>
              <w:bottom w:val="single" w:sz="12" w:space="0" w:color="666666"/>
            </w:tcBorders>
          </w:tcPr>
          <w:p w14:paraId="541402F4"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proofErr w:type="spellStart"/>
            <w:r>
              <w:t>logFC</w:t>
            </w:r>
            <w:proofErr w:type="spellEnd"/>
          </w:p>
        </w:tc>
        <w:tc>
          <w:tcPr>
            <w:tcW w:w="1565" w:type="dxa"/>
            <w:tcBorders>
              <w:bottom w:val="single" w:sz="12" w:space="0" w:color="666666"/>
            </w:tcBorders>
          </w:tcPr>
          <w:p w14:paraId="1EC21A97"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proofErr w:type="spellStart"/>
            <w:r>
              <w:t>logCPM</w:t>
            </w:r>
            <w:proofErr w:type="spellEnd"/>
          </w:p>
        </w:tc>
        <w:tc>
          <w:tcPr>
            <w:tcW w:w="1564" w:type="dxa"/>
            <w:tcBorders>
              <w:bottom w:val="single" w:sz="12" w:space="0" w:color="666666"/>
            </w:tcBorders>
          </w:tcPr>
          <w:p w14:paraId="1782E56E"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LR</w:t>
            </w:r>
          </w:p>
        </w:tc>
        <w:tc>
          <w:tcPr>
            <w:tcW w:w="1243" w:type="dxa"/>
            <w:tcBorders>
              <w:bottom w:val="single" w:sz="12" w:space="0" w:color="666666"/>
            </w:tcBorders>
          </w:tcPr>
          <w:p w14:paraId="13A866E2"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proofErr w:type="spellStart"/>
            <w:r>
              <w:t>PValue</w:t>
            </w:r>
            <w:proofErr w:type="spellEnd"/>
          </w:p>
        </w:tc>
        <w:tc>
          <w:tcPr>
            <w:tcW w:w="1239" w:type="dxa"/>
            <w:tcBorders>
              <w:bottom w:val="single" w:sz="12" w:space="0" w:color="666666"/>
            </w:tcBorders>
          </w:tcPr>
          <w:p w14:paraId="3E7FAF3D" w14:textId="77777777" w:rsidR="00B037EA" w:rsidRDefault="00000000">
            <w:pPr>
              <w:pStyle w:val="Compact"/>
              <w:cnfStyle w:val="100000000000" w:firstRow="1" w:lastRow="0" w:firstColumn="0" w:lastColumn="0" w:oddVBand="0" w:evenVBand="0" w:oddHBand="0" w:evenHBand="0" w:firstRowFirstColumn="0" w:firstRowLastColumn="0" w:lastRowFirstColumn="0" w:lastRowLastColumn="0"/>
            </w:pPr>
            <w:r>
              <w:t>FDR</w:t>
            </w:r>
          </w:p>
        </w:tc>
      </w:tr>
      <w:tr w:rsidR="00B037EA" w14:paraId="3DFD0F4D"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1BC18F3A" w14:textId="77777777" w:rsidR="00B037EA" w:rsidRDefault="00000000">
            <w:pPr>
              <w:pStyle w:val="Compact"/>
              <w:rPr>
                <w:b w:val="0"/>
                <w:bCs w:val="0"/>
              </w:rPr>
            </w:pPr>
            <w:r>
              <w:rPr>
                <w:b w:val="0"/>
                <w:bCs w:val="0"/>
              </w:rPr>
              <w:t>94</w:t>
            </w:r>
          </w:p>
        </w:tc>
        <w:tc>
          <w:tcPr>
            <w:tcW w:w="1085" w:type="dxa"/>
          </w:tcPr>
          <w:p w14:paraId="6BA073D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472</w:t>
            </w:r>
          </w:p>
        </w:tc>
        <w:tc>
          <w:tcPr>
            <w:tcW w:w="1566" w:type="dxa"/>
          </w:tcPr>
          <w:p w14:paraId="0589F6A6"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9.76658103</w:t>
            </w:r>
          </w:p>
        </w:tc>
        <w:tc>
          <w:tcPr>
            <w:tcW w:w="1565" w:type="dxa"/>
          </w:tcPr>
          <w:p w14:paraId="18C8007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4.65399379</w:t>
            </w:r>
          </w:p>
        </w:tc>
        <w:tc>
          <w:tcPr>
            <w:tcW w:w="1564" w:type="dxa"/>
          </w:tcPr>
          <w:p w14:paraId="4BC6BDF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140.973181</w:t>
            </w:r>
          </w:p>
        </w:tc>
        <w:tc>
          <w:tcPr>
            <w:tcW w:w="1243" w:type="dxa"/>
          </w:tcPr>
          <w:p w14:paraId="22731D7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1.63E-32</w:t>
            </w:r>
          </w:p>
        </w:tc>
        <w:tc>
          <w:tcPr>
            <w:tcW w:w="1239" w:type="dxa"/>
          </w:tcPr>
          <w:p w14:paraId="353E9C4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2.99E-29</w:t>
            </w:r>
          </w:p>
        </w:tc>
      </w:tr>
      <w:tr w:rsidR="00B037EA" w14:paraId="614B9D4A"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3040E4D3" w14:textId="77777777" w:rsidR="00B037EA" w:rsidRDefault="00000000">
            <w:pPr>
              <w:pStyle w:val="Compact"/>
              <w:rPr>
                <w:b w:val="0"/>
                <w:bCs w:val="0"/>
              </w:rPr>
            </w:pPr>
            <w:r>
              <w:rPr>
                <w:b w:val="0"/>
                <w:bCs w:val="0"/>
              </w:rPr>
              <w:t>94</w:t>
            </w:r>
          </w:p>
        </w:tc>
        <w:tc>
          <w:tcPr>
            <w:tcW w:w="1085" w:type="dxa"/>
          </w:tcPr>
          <w:p w14:paraId="4497430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337</w:t>
            </w:r>
          </w:p>
        </w:tc>
        <w:tc>
          <w:tcPr>
            <w:tcW w:w="1566" w:type="dxa"/>
          </w:tcPr>
          <w:p w14:paraId="79F41FB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9.52452422</w:t>
            </w:r>
          </w:p>
        </w:tc>
        <w:tc>
          <w:tcPr>
            <w:tcW w:w="1565" w:type="dxa"/>
          </w:tcPr>
          <w:p w14:paraId="25728395"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4.41931582</w:t>
            </w:r>
          </w:p>
        </w:tc>
        <w:tc>
          <w:tcPr>
            <w:tcW w:w="1564" w:type="dxa"/>
          </w:tcPr>
          <w:p w14:paraId="352EB09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128.115071</w:t>
            </w:r>
          </w:p>
        </w:tc>
        <w:tc>
          <w:tcPr>
            <w:tcW w:w="1243" w:type="dxa"/>
          </w:tcPr>
          <w:p w14:paraId="5B3952F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1.06E-29</w:t>
            </w:r>
          </w:p>
        </w:tc>
        <w:tc>
          <w:tcPr>
            <w:tcW w:w="1239" w:type="dxa"/>
          </w:tcPr>
          <w:p w14:paraId="412FC955"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9.38E-27</w:t>
            </w:r>
          </w:p>
        </w:tc>
      </w:tr>
      <w:tr w:rsidR="00B037EA" w14:paraId="5491CCE6"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2CDE10CD" w14:textId="77777777" w:rsidR="00B037EA" w:rsidRDefault="00000000">
            <w:pPr>
              <w:pStyle w:val="Compact"/>
              <w:rPr>
                <w:b w:val="0"/>
                <w:bCs w:val="0"/>
              </w:rPr>
            </w:pPr>
            <w:r>
              <w:rPr>
                <w:b w:val="0"/>
                <w:bCs w:val="0"/>
              </w:rPr>
              <w:t>250</w:t>
            </w:r>
          </w:p>
        </w:tc>
        <w:tc>
          <w:tcPr>
            <w:tcW w:w="1085" w:type="dxa"/>
          </w:tcPr>
          <w:p w14:paraId="5E37580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250</w:t>
            </w:r>
          </w:p>
        </w:tc>
        <w:tc>
          <w:tcPr>
            <w:tcW w:w="1566" w:type="dxa"/>
          </w:tcPr>
          <w:p w14:paraId="0C399A75"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9.50138143</w:t>
            </w:r>
          </w:p>
        </w:tc>
        <w:tc>
          <w:tcPr>
            <w:tcW w:w="1565" w:type="dxa"/>
          </w:tcPr>
          <w:p w14:paraId="18E722AB"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4.39920396</w:t>
            </w:r>
          </w:p>
        </w:tc>
        <w:tc>
          <w:tcPr>
            <w:tcW w:w="1564" w:type="dxa"/>
          </w:tcPr>
          <w:p w14:paraId="7629BB6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136.048263</w:t>
            </w:r>
          </w:p>
        </w:tc>
        <w:tc>
          <w:tcPr>
            <w:tcW w:w="1243" w:type="dxa"/>
          </w:tcPr>
          <w:p w14:paraId="3A068075"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1.95E-31</w:t>
            </w:r>
          </w:p>
        </w:tc>
        <w:tc>
          <w:tcPr>
            <w:tcW w:w="1239" w:type="dxa"/>
          </w:tcPr>
          <w:p w14:paraId="267AEAE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2.62E-28</w:t>
            </w:r>
          </w:p>
        </w:tc>
      </w:tr>
      <w:tr w:rsidR="00B037EA" w14:paraId="7A2C27D7"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786E6380" w14:textId="77777777" w:rsidR="00B037EA" w:rsidRDefault="00000000">
            <w:pPr>
              <w:pStyle w:val="Compact"/>
              <w:rPr>
                <w:b w:val="0"/>
                <w:bCs w:val="0"/>
              </w:rPr>
            </w:pPr>
            <w:r>
              <w:rPr>
                <w:b w:val="0"/>
                <w:bCs w:val="0"/>
              </w:rPr>
              <w:t>250</w:t>
            </w:r>
          </w:p>
        </w:tc>
        <w:tc>
          <w:tcPr>
            <w:tcW w:w="1085" w:type="dxa"/>
          </w:tcPr>
          <w:p w14:paraId="3DEC1E6F"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523</w:t>
            </w:r>
          </w:p>
        </w:tc>
        <w:tc>
          <w:tcPr>
            <w:tcW w:w="1566" w:type="dxa"/>
          </w:tcPr>
          <w:p w14:paraId="2658689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9.46551754</w:t>
            </w:r>
          </w:p>
        </w:tc>
        <w:tc>
          <w:tcPr>
            <w:tcW w:w="1565" w:type="dxa"/>
          </w:tcPr>
          <w:p w14:paraId="28B1EBCF"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4.36448577</w:t>
            </w:r>
          </w:p>
        </w:tc>
        <w:tc>
          <w:tcPr>
            <w:tcW w:w="1564" w:type="dxa"/>
          </w:tcPr>
          <w:p w14:paraId="4CB0347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134.035088</w:t>
            </w:r>
          </w:p>
        </w:tc>
        <w:tc>
          <w:tcPr>
            <w:tcW w:w="1243" w:type="dxa"/>
          </w:tcPr>
          <w:p w14:paraId="1ED8E7D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5.37E-31</w:t>
            </w:r>
          </w:p>
        </w:tc>
        <w:tc>
          <w:tcPr>
            <w:tcW w:w="1239" w:type="dxa"/>
          </w:tcPr>
          <w:p w14:paraId="0243B2B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6.34E-28</w:t>
            </w:r>
          </w:p>
        </w:tc>
      </w:tr>
      <w:tr w:rsidR="00B037EA" w14:paraId="6FBE8F79"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0B014BA3" w14:textId="77777777" w:rsidR="00B037EA" w:rsidRDefault="00000000">
            <w:pPr>
              <w:pStyle w:val="Compact"/>
              <w:rPr>
                <w:b w:val="0"/>
                <w:bCs w:val="0"/>
              </w:rPr>
            </w:pPr>
            <w:r>
              <w:rPr>
                <w:b w:val="0"/>
                <w:bCs w:val="0"/>
              </w:rPr>
              <w:t>94</w:t>
            </w:r>
          </w:p>
        </w:tc>
        <w:tc>
          <w:tcPr>
            <w:tcW w:w="1085" w:type="dxa"/>
          </w:tcPr>
          <w:p w14:paraId="4BBF5F3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364</w:t>
            </w:r>
          </w:p>
        </w:tc>
        <w:tc>
          <w:tcPr>
            <w:tcW w:w="1566" w:type="dxa"/>
          </w:tcPr>
          <w:p w14:paraId="07B59BC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9.29500646</w:t>
            </w:r>
          </w:p>
        </w:tc>
        <w:tc>
          <w:tcPr>
            <w:tcW w:w="1565" w:type="dxa"/>
          </w:tcPr>
          <w:p w14:paraId="5D24E08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4.19806216</w:t>
            </w:r>
          </w:p>
        </w:tc>
        <w:tc>
          <w:tcPr>
            <w:tcW w:w="1564" w:type="dxa"/>
          </w:tcPr>
          <w:p w14:paraId="6AC580D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117.172728</w:t>
            </w:r>
          </w:p>
        </w:tc>
        <w:tc>
          <w:tcPr>
            <w:tcW w:w="1243" w:type="dxa"/>
          </w:tcPr>
          <w:p w14:paraId="35EC98FD"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2.63E-27</w:t>
            </w:r>
          </w:p>
        </w:tc>
        <w:tc>
          <w:tcPr>
            <w:tcW w:w="1239" w:type="dxa"/>
          </w:tcPr>
          <w:p w14:paraId="50B5F68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1.35E-24</w:t>
            </w:r>
          </w:p>
        </w:tc>
      </w:tr>
      <w:tr w:rsidR="00B037EA" w14:paraId="7B155B34"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7C930246" w14:textId="77777777" w:rsidR="00B037EA" w:rsidRDefault="00000000">
            <w:pPr>
              <w:pStyle w:val="Compact"/>
              <w:rPr>
                <w:b w:val="0"/>
                <w:bCs w:val="0"/>
              </w:rPr>
            </w:pPr>
            <w:r>
              <w:rPr>
                <w:b w:val="0"/>
                <w:bCs w:val="0"/>
              </w:rPr>
              <w:t>250</w:t>
            </w:r>
          </w:p>
        </w:tc>
        <w:tc>
          <w:tcPr>
            <w:tcW w:w="1085" w:type="dxa"/>
          </w:tcPr>
          <w:p w14:paraId="2ECB383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208</w:t>
            </w:r>
          </w:p>
        </w:tc>
        <w:tc>
          <w:tcPr>
            <w:tcW w:w="1566" w:type="dxa"/>
          </w:tcPr>
          <w:p w14:paraId="4539129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9.2845154</w:t>
            </w:r>
          </w:p>
        </w:tc>
        <w:tc>
          <w:tcPr>
            <w:tcW w:w="1565" w:type="dxa"/>
          </w:tcPr>
          <w:p w14:paraId="398A041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5.99659857</w:t>
            </w:r>
          </w:p>
        </w:tc>
        <w:tc>
          <w:tcPr>
            <w:tcW w:w="1564" w:type="dxa"/>
          </w:tcPr>
          <w:p w14:paraId="7ECACD46"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173.194896</w:t>
            </w:r>
          </w:p>
        </w:tc>
        <w:tc>
          <w:tcPr>
            <w:tcW w:w="1243" w:type="dxa"/>
          </w:tcPr>
          <w:p w14:paraId="4531F31C"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1.48E-39</w:t>
            </w:r>
          </w:p>
        </w:tc>
        <w:tc>
          <w:tcPr>
            <w:tcW w:w="1239" w:type="dxa"/>
          </w:tcPr>
          <w:p w14:paraId="28485C9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2.05E-35</w:t>
            </w:r>
          </w:p>
        </w:tc>
      </w:tr>
      <w:tr w:rsidR="00B037EA" w14:paraId="7A7AE50D"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7D58E33B" w14:textId="77777777" w:rsidR="00B037EA" w:rsidRDefault="00000000">
            <w:pPr>
              <w:pStyle w:val="Compact"/>
              <w:rPr>
                <w:b w:val="0"/>
                <w:bCs w:val="0"/>
              </w:rPr>
            </w:pPr>
            <w:r>
              <w:rPr>
                <w:b w:val="0"/>
                <w:bCs w:val="0"/>
              </w:rPr>
              <w:t>250</w:t>
            </w:r>
          </w:p>
        </w:tc>
        <w:tc>
          <w:tcPr>
            <w:tcW w:w="1085" w:type="dxa"/>
          </w:tcPr>
          <w:p w14:paraId="56124CB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337</w:t>
            </w:r>
          </w:p>
        </w:tc>
        <w:tc>
          <w:tcPr>
            <w:tcW w:w="1566" w:type="dxa"/>
          </w:tcPr>
          <w:p w14:paraId="1714D854"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9.06687397</w:t>
            </w:r>
          </w:p>
        </w:tc>
        <w:tc>
          <w:tcPr>
            <w:tcW w:w="1565" w:type="dxa"/>
          </w:tcPr>
          <w:p w14:paraId="15BBC09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3.98375428</w:t>
            </w:r>
          </w:p>
        </w:tc>
        <w:tc>
          <w:tcPr>
            <w:tcW w:w="1564" w:type="dxa"/>
          </w:tcPr>
          <w:p w14:paraId="5ED7616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115.539372</w:t>
            </w:r>
          </w:p>
        </w:tc>
        <w:tc>
          <w:tcPr>
            <w:tcW w:w="1243" w:type="dxa"/>
          </w:tcPr>
          <w:p w14:paraId="07C0876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6.00E-27</w:t>
            </w:r>
          </w:p>
        </w:tc>
        <w:tc>
          <w:tcPr>
            <w:tcW w:w="1239" w:type="dxa"/>
          </w:tcPr>
          <w:p w14:paraId="001681B6"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2.80E-24</w:t>
            </w:r>
          </w:p>
        </w:tc>
      </w:tr>
      <w:tr w:rsidR="00B037EA" w14:paraId="77129543"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57B21DEE" w14:textId="77777777" w:rsidR="00B037EA" w:rsidRDefault="00000000">
            <w:pPr>
              <w:pStyle w:val="Compact"/>
              <w:rPr>
                <w:b w:val="0"/>
                <w:bCs w:val="0"/>
              </w:rPr>
            </w:pPr>
            <w:r>
              <w:rPr>
                <w:b w:val="0"/>
                <w:bCs w:val="0"/>
              </w:rPr>
              <w:t>94</w:t>
            </w:r>
          </w:p>
        </w:tc>
        <w:tc>
          <w:tcPr>
            <w:tcW w:w="1085" w:type="dxa"/>
          </w:tcPr>
          <w:p w14:paraId="673324D3"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341</w:t>
            </w:r>
          </w:p>
        </w:tc>
        <w:tc>
          <w:tcPr>
            <w:tcW w:w="1566" w:type="dxa"/>
          </w:tcPr>
          <w:p w14:paraId="3018AC0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8.99590166</w:t>
            </w:r>
          </w:p>
        </w:tc>
        <w:tc>
          <w:tcPr>
            <w:tcW w:w="1565" w:type="dxa"/>
          </w:tcPr>
          <w:p w14:paraId="3D8CB900"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3.91723403</w:t>
            </w:r>
          </w:p>
        </w:tc>
        <w:tc>
          <w:tcPr>
            <w:tcW w:w="1564" w:type="dxa"/>
          </w:tcPr>
          <w:p w14:paraId="5AA205C5"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113.847311</w:t>
            </w:r>
          </w:p>
        </w:tc>
        <w:tc>
          <w:tcPr>
            <w:tcW w:w="1243" w:type="dxa"/>
          </w:tcPr>
          <w:p w14:paraId="14C44F6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1.41E-26</w:t>
            </w:r>
          </w:p>
        </w:tc>
        <w:tc>
          <w:tcPr>
            <w:tcW w:w="1239" w:type="dxa"/>
          </w:tcPr>
          <w:p w14:paraId="4A27E1E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6.00E-24</w:t>
            </w:r>
          </w:p>
        </w:tc>
      </w:tr>
      <w:tr w:rsidR="00B037EA" w14:paraId="15D7CE0A"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1EF52194" w14:textId="77777777" w:rsidR="00B037EA" w:rsidRDefault="00000000">
            <w:pPr>
              <w:pStyle w:val="Compact"/>
              <w:rPr>
                <w:b w:val="0"/>
                <w:bCs w:val="0"/>
              </w:rPr>
            </w:pPr>
            <w:r>
              <w:rPr>
                <w:b w:val="0"/>
                <w:bCs w:val="0"/>
              </w:rPr>
              <w:t>250</w:t>
            </w:r>
          </w:p>
        </w:tc>
        <w:tc>
          <w:tcPr>
            <w:tcW w:w="1085" w:type="dxa"/>
          </w:tcPr>
          <w:p w14:paraId="3D15F65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414</w:t>
            </w:r>
          </w:p>
        </w:tc>
        <w:tc>
          <w:tcPr>
            <w:tcW w:w="1566" w:type="dxa"/>
          </w:tcPr>
          <w:p w14:paraId="0E99588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8.99240694</w:t>
            </w:r>
          </w:p>
        </w:tc>
        <w:tc>
          <w:tcPr>
            <w:tcW w:w="1565" w:type="dxa"/>
          </w:tcPr>
          <w:p w14:paraId="2BE7025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3.90981012</w:t>
            </w:r>
          </w:p>
        </w:tc>
        <w:tc>
          <w:tcPr>
            <w:tcW w:w="1564" w:type="dxa"/>
          </w:tcPr>
          <w:p w14:paraId="5851E41A"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105.694583</w:t>
            </w:r>
          </w:p>
        </w:tc>
        <w:tc>
          <w:tcPr>
            <w:tcW w:w="1243" w:type="dxa"/>
          </w:tcPr>
          <w:p w14:paraId="58A8962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8.60E-25</w:t>
            </w:r>
          </w:p>
        </w:tc>
        <w:tc>
          <w:tcPr>
            <w:tcW w:w="1239" w:type="dxa"/>
          </w:tcPr>
          <w:p w14:paraId="56946447"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2.69E-22</w:t>
            </w:r>
          </w:p>
        </w:tc>
      </w:tr>
      <w:tr w:rsidR="00B037EA" w14:paraId="318D3503" w14:textId="77777777" w:rsidTr="00B037EA">
        <w:trPr>
          <w:trHeight w:val="285"/>
        </w:trPr>
        <w:tc>
          <w:tcPr>
            <w:cnfStyle w:val="001000000000" w:firstRow="0" w:lastRow="0" w:firstColumn="1" w:lastColumn="0" w:oddVBand="0" w:evenVBand="0" w:oddHBand="0" w:evenHBand="0" w:firstRowFirstColumn="0" w:firstRowLastColumn="0" w:lastRowFirstColumn="0" w:lastRowLastColumn="0"/>
            <w:tcW w:w="1087" w:type="dxa"/>
          </w:tcPr>
          <w:p w14:paraId="13080BBC" w14:textId="77777777" w:rsidR="00B037EA" w:rsidRDefault="00000000">
            <w:pPr>
              <w:pStyle w:val="Compact"/>
              <w:rPr>
                <w:b w:val="0"/>
                <w:bCs w:val="0"/>
              </w:rPr>
            </w:pPr>
            <w:r>
              <w:rPr>
                <w:b w:val="0"/>
                <w:bCs w:val="0"/>
              </w:rPr>
              <w:t>250</w:t>
            </w:r>
          </w:p>
        </w:tc>
        <w:tc>
          <w:tcPr>
            <w:tcW w:w="1085" w:type="dxa"/>
          </w:tcPr>
          <w:p w14:paraId="36B6E451"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96</w:t>
            </w:r>
          </w:p>
        </w:tc>
        <w:tc>
          <w:tcPr>
            <w:tcW w:w="1566" w:type="dxa"/>
          </w:tcPr>
          <w:p w14:paraId="2161DA0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8.92430743</w:t>
            </w:r>
          </w:p>
        </w:tc>
        <w:tc>
          <w:tcPr>
            <w:tcW w:w="1565" w:type="dxa"/>
          </w:tcPr>
          <w:p w14:paraId="41F6403E"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8.02773969</w:t>
            </w:r>
          </w:p>
        </w:tc>
        <w:tc>
          <w:tcPr>
            <w:tcW w:w="1564" w:type="dxa"/>
          </w:tcPr>
          <w:p w14:paraId="1F0B7479"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203.793994</w:t>
            </w:r>
          </w:p>
        </w:tc>
        <w:tc>
          <w:tcPr>
            <w:tcW w:w="1243" w:type="dxa"/>
          </w:tcPr>
          <w:p w14:paraId="158019A8"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3.10E-46</w:t>
            </w:r>
          </w:p>
        </w:tc>
        <w:tc>
          <w:tcPr>
            <w:tcW w:w="1239" w:type="dxa"/>
          </w:tcPr>
          <w:p w14:paraId="6E64F162" w14:textId="77777777" w:rsidR="00B037EA" w:rsidRDefault="00000000">
            <w:pPr>
              <w:pStyle w:val="Compact"/>
              <w:cnfStyle w:val="000000000000" w:firstRow="0" w:lastRow="0" w:firstColumn="0" w:lastColumn="0" w:oddVBand="0" w:evenVBand="0" w:oddHBand="0" w:evenHBand="0" w:firstRowFirstColumn="0" w:firstRowLastColumn="0" w:lastRowFirstColumn="0" w:lastRowLastColumn="0"/>
            </w:pPr>
            <w:r>
              <w:t>2.36E-41</w:t>
            </w:r>
          </w:p>
        </w:tc>
      </w:tr>
    </w:tbl>
    <w:p w14:paraId="0280306E" w14:textId="77777777" w:rsidR="00B037EA" w:rsidRDefault="00000000">
      <w:pPr>
        <w:pStyle w:val="Heading2"/>
        <w:spacing w:before="0"/>
      </w:pPr>
      <w:bookmarkStart w:id="53" w:name="procedure"/>
      <w:bookmarkStart w:id="54" w:name="Xb82b66e291742b89762042c80cc9d287015abca"/>
      <w:bookmarkEnd w:id="52"/>
      <w:bookmarkEnd w:id="53"/>
      <w:bookmarkEnd w:id="54"/>
      <w:r>
        <w:lastRenderedPageBreak/>
        <w:t>Troubleshooting</w:t>
      </w:r>
    </w:p>
    <w:p w14:paraId="0ACEA6B5" w14:textId="77777777" w:rsidR="00B037EA" w:rsidRDefault="00000000">
      <w:pPr>
        <w:pStyle w:val="FirstParagraph"/>
      </w:pPr>
      <w:r>
        <w:t>This section provides solutions to common issues encountered during DELT-Hit analysis.</w:t>
      </w:r>
    </w:p>
    <w:p w14:paraId="34DE30D1" w14:textId="77777777" w:rsidR="00B037EA" w:rsidRDefault="00000000">
      <w:pPr>
        <w:pStyle w:val="BodyText"/>
        <w:rPr>
          <w:b/>
          <w:bCs/>
        </w:rPr>
      </w:pPr>
      <w:r>
        <w:rPr>
          <w:rStyle w:val="figure-captionChar"/>
          <w:b/>
          <w:bCs/>
        </w:rPr>
        <w:t>Table 13</w:t>
      </w:r>
      <w:r>
        <w:rPr>
          <w:rStyle w:val="figure-captionChar"/>
        </w:rPr>
        <w:t xml:space="preserve"> | Common issues and solutions</w:t>
      </w:r>
    </w:p>
    <w:tbl>
      <w:tblPr>
        <w:tblStyle w:val="GridTable1Light"/>
        <w:tblW w:w="9350" w:type="dxa"/>
        <w:tblLayout w:type="fixed"/>
        <w:tblLook w:val="0020" w:firstRow="1" w:lastRow="0" w:firstColumn="0" w:lastColumn="0" w:noHBand="0" w:noVBand="0"/>
      </w:tblPr>
      <w:tblGrid>
        <w:gridCol w:w="2401"/>
        <w:gridCol w:w="2421"/>
        <w:gridCol w:w="4528"/>
      </w:tblGrid>
      <w:tr w:rsidR="00B037EA" w14:paraId="0A800B04" w14:textId="77777777" w:rsidTr="00B037EA">
        <w:trPr>
          <w:cnfStyle w:val="100000000000" w:firstRow="1" w:lastRow="0" w:firstColumn="0" w:lastColumn="0" w:oddVBand="0" w:evenVBand="0" w:oddHBand="0" w:evenHBand="0" w:firstRowFirstColumn="0" w:firstRowLastColumn="0" w:lastRowFirstColumn="0" w:lastRowLastColumn="0"/>
        </w:trPr>
        <w:tc>
          <w:tcPr>
            <w:tcW w:w="2401" w:type="dxa"/>
            <w:tcBorders>
              <w:bottom w:val="single" w:sz="12" w:space="0" w:color="666666"/>
            </w:tcBorders>
          </w:tcPr>
          <w:p w14:paraId="4B03A233" w14:textId="77777777" w:rsidR="00B037EA" w:rsidRDefault="00000000">
            <w:pPr>
              <w:pStyle w:val="Compact"/>
            </w:pPr>
            <w:r>
              <w:t>Problem</w:t>
            </w:r>
          </w:p>
        </w:tc>
        <w:tc>
          <w:tcPr>
            <w:tcW w:w="2421" w:type="dxa"/>
            <w:tcBorders>
              <w:bottom w:val="single" w:sz="12" w:space="0" w:color="666666"/>
            </w:tcBorders>
          </w:tcPr>
          <w:p w14:paraId="657258C7" w14:textId="77777777" w:rsidR="00B037EA" w:rsidRDefault="00000000">
            <w:pPr>
              <w:pStyle w:val="Compact"/>
            </w:pPr>
            <w:r>
              <w:t>Possible Cause</w:t>
            </w:r>
          </w:p>
        </w:tc>
        <w:tc>
          <w:tcPr>
            <w:tcW w:w="4528" w:type="dxa"/>
            <w:tcBorders>
              <w:bottom w:val="single" w:sz="12" w:space="0" w:color="666666"/>
            </w:tcBorders>
          </w:tcPr>
          <w:p w14:paraId="6EC4AF25" w14:textId="77777777" w:rsidR="00B037EA" w:rsidRDefault="00000000">
            <w:pPr>
              <w:pStyle w:val="Compact"/>
            </w:pPr>
            <w:r>
              <w:t>Solution</w:t>
            </w:r>
          </w:p>
        </w:tc>
      </w:tr>
      <w:tr w:rsidR="004630AE" w14:paraId="5DDF5CBD" w14:textId="77777777" w:rsidTr="00B037EA">
        <w:trPr>
          <w:trHeight w:val="300"/>
        </w:trPr>
        <w:tc>
          <w:tcPr>
            <w:tcW w:w="2401" w:type="dxa"/>
          </w:tcPr>
          <w:p w14:paraId="05304812" w14:textId="4D47BF0A" w:rsidR="004630AE" w:rsidRDefault="004630AE" w:rsidP="004630AE">
            <w:pPr>
              <w:pStyle w:val="SourceCode"/>
            </w:pPr>
            <w:r w:rsidRPr="004630AE">
              <w:t xml:space="preserve">command not found: </w:t>
            </w:r>
            <w:proofErr w:type="spellStart"/>
            <w:r w:rsidRPr="004630AE">
              <w:t>conda</w:t>
            </w:r>
            <w:proofErr w:type="spellEnd"/>
          </w:p>
        </w:tc>
        <w:tc>
          <w:tcPr>
            <w:tcW w:w="2421" w:type="dxa"/>
          </w:tcPr>
          <w:p w14:paraId="284999DB" w14:textId="35EBEA5E" w:rsidR="004630AE" w:rsidRPr="004630AE" w:rsidRDefault="004630AE">
            <w:pPr>
              <w:pStyle w:val="Compact"/>
            </w:pPr>
            <w:r w:rsidRPr="004630AE">
              <w:t>Conda is not installed or not initialized in the shell environment</w:t>
            </w:r>
            <w:r>
              <w:t>.</w:t>
            </w:r>
          </w:p>
        </w:tc>
        <w:tc>
          <w:tcPr>
            <w:tcW w:w="4528" w:type="dxa"/>
          </w:tcPr>
          <w:p w14:paraId="2AA02CB1" w14:textId="753FED81" w:rsidR="004630AE" w:rsidRDefault="004630AE">
            <w:pPr>
              <w:pStyle w:val="Compact"/>
            </w:pPr>
            <w:r w:rsidRPr="004630AE">
              <w:t xml:space="preserve">Install Conda as described in </w:t>
            </w:r>
            <w:r w:rsidRPr="004630AE">
              <w:rPr>
                <w:b/>
                <w:bCs/>
              </w:rPr>
              <w:t>Step 1</w:t>
            </w:r>
            <w:r w:rsidRPr="004630AE">
              <w:t xml:space="preserve"> of the protocol and make sure Conda is </w:t>
            </w:r>
            <w:r w:rsidRPr="004630AE">
              <w:rPr>
                <w:b/>
                <w:bCs/>
              </w:rPr>
              <w:t>initialized</w:t>
            </w:r>
            <w:r w:rsidRPr="004630AE">
              <w:t xml:space="preserve"> in your terminal session.</w:t>
            </w:r>
            <w:r>
              <w:t xml:space="preserve"> On Mac this typically is done by ~/miniconda3/bin/activate and Windows with ~/</w:t>
            </w:r>
            <w:r w:rsidRPr="004630AE">
              <w:t>miniconda3/etc/profile.d/conda.sh</w:t>
            </w:r>
          </w:p>
        </w:tc>
      </w:tr>
      <w:tr w:rsidR="00B037EA" w14:paraId="19119BEF" w14:textId="77777777" w:rsidTr="00B037EA">
        <w:trPr>
          <w:trHeight w:val="300"/>
        </w:trPr>
        <w:tc>
          <w:tcPr>
            <w:tcW w:w="2401" w:type="dxa"/>
          </w:tcPr>
          <w:p w14:paraId="6D335392" w14:textId="77777777" w:rsidR="00B037EA" w:rsidRDefault="00000000">
            <w:pPr>
              <w:pStyle w:val="Compact"/>
            </w:pPr>
            <w:r>
              <w:t>Command fails with unrecognized arguments</w:t>
            </w:r>
          </w:p>
        </w:tc>
        <w:tc>
          <w:tcPr>
            <w:tcW w:w="2421" w:type="dxa"/>
          </w:tcPr>
          <w:p w14:paraId="6519EDF1" w14:textId="77777777" w:rsidR="00B037EA" w:rsidRDefault="00000000">
            <w:pPr>
              <w:pStyle w:val="Compact"/>
            </w:pPr>
            <w:r>
              <w:t>Trailing spaces after \ when using multiline commands; Mistyped the command</w:t>
            </w:r>
          </w:p>
        </w:tc>
        <w:tc>
          <w:tcPr>
            <w:tcW w:w="4528" w:type="dxa"/>
          </w:tcPr>
          <w:p w14:paraId="2ECA1197" w14:textId="77777777" w:rsidR="00B037EA" w:rsidRDefault="00000000">
            <w:pPr>
              <w:pStyle w:val="Compact"/>
            </w:pPr>
            <w:r>
              <w:t>Ensure that multiline commands do not have trailing spaces and ensure that the delt-hit commands are correctly typed. You can find more information for each command by typing delt-hit &lt;</w:t>
            </w:r>
            <w:proofErr w:type="spellStart"/>
            <w:r>
              <w:t>cmd</w:t>
            </w:r>
            <w:proofErr w:type="spellEnd"/>
            <w:r>
              <w:t>&gt; --help</w:t>
            </w:r>
          </w:p>
        </w:tc>
      </w:tr>
      <w:tr w:rsidR="00B037EA" w14:paraId="501FE47B" w14:textId="77777777" w:rsidTr="00B037EA">
        <w:trPr>
          <w:trHeight w:val="300"/>
        </w:trPr>
        <w:tc>
          <w:tcPr>
            <w:tcW w:w="2401" w:type="dxa"/>
          </w:tcPr>
          <w:p w14:paraId="5397DDA4" w14:textId="77777777" w:rsidR="00B037EA" w:rsidRDefault="00000000">
            <w:pPr>
              <w:pStyle w:val="Compact"/>
            </w:pPr>
            <w:r>
              <w:t>Demultiplexing fails</w:t>
            </w:r>
          </w:p>
          <w:p w14:paraId="041EB0CD" w14:textId="77777777" w:rsidR="00B037EA" w:rsidRDefault="00000000" w:rsidP="00702826">
            <w:pPr>
              <w:pStyle w:val="SourceCode"/>
            </w:pPr>
            <w:r>
              <w:t>No such file or directory: '.../input.fastq.gz'</w:t>
            </w:r>
          </w:p>
        </w:tc>
        <w:tc>
          <w:tcPr>
            <w:tcW w:w="2421" w:type="dxa"/>
          </w:tcPr>
          <w:p w14:paraId="2871623E" w14:textId="65C7FE95" w:rsidR="00B037EA" w:rsidRDefault="00000000">
            <w:pPr>
              <w:pStyle w:val="Compact"/>
            </w:pPr>
            <w:r>
              <w:t>Trailing whitespaces in the f</w:t>
            </w:r>
            <w:r w:rsidR="00744D42">
              <w:t>ile</w:t>
            </w:r>
            <w:r>
              <w:t xml:space="preserve"> name in as defined in the excel sheet experiment</w:t>
            </w:r>
          </w:p>
        </w:tc>
        <w:tc>
          <w:tcPr>
            <w:tcW w:w="4528" w:type="dxa"/>
          </w:tcPr>
          <w:p w14:paraId="20D2C017" w14:textId="77777777" w:rsidR="00B037EA" w:rsidRDefault="00000000">
            <w:pPr>
              <w:pStyle w:val="Compact"/>
            </w:pPr>
            <w:r>
              <w:t xml:space="preserve">Remove and whitespaces and spaces in the file name and regenerate the config file with the delt-hit </w:t>
            </w:r>
            <w:proofErr w:type="spellStart"/>
            <w:r>
              <w:t>init</w:t>
            </w:r>
            <w:proofErr w:type="spellEnd"/>
            <w:r>
              <w:t xml:space="preserve"> command</w:t>
            </w:r>
          </w:p>
        </w:tc>
      </w:tr>
      <w:tr w:rsidR="00B037EA" w14:paraId="05AB5FD3" w14:textId="77777777" w:rsidTr="00B037EA">
        <w:tc>
          <w:tcPr>
            <w:tcW w:w="2401" w:type="dxa"/>
          </w:tcPr>
          <w:p w14:paraId="728D3060" w14:textId="77777777" w:rsidR="00B037EA" w:rsidRDefault="00000000">
            <w:pPr>
              <w:pStyle w:val="Compact"/>
            </w:pPr>
            <w:r>
              <w:t>Low demultiplexing efficiency (&lt;50%)</w:t>
            </w:r>
          </w:p>
        </w:tc>
        <w:tc>
          <w:tcPr>
            <w:tcW w:w="2421" w:type="dxa"/>
          </w:tcPr>
          <w:p w14:paraId="2D85D015" w14:textId="77777777" w:rsidR="00B037EA" w:rsidRDefault="00000000">
            <w:pPr>
              <w:pStyle w:val="Compact"/>
            </w:pPr>
            <w:r>
              <w:t>Incorrect barcode sequences, inverted barcode sequences</w:t>
            </w:r>
          </w:p>
        </w:tc>
        <w:tc>
          <w:tcPr>
            <w:tcW w:w="4528" w:type="dxa"/>
          </w:tcPr>
          <w:p w14:paraId="018C7D31" w14:textId="77777777" w:rsidR="00B037EA" w:rsidRDefault="00000000">
            <w:pPr>
              <w:pStyle w:val="Compact"/>
            </w:pPr>
            <w:r>
              <w:t xml:space="preserve">Increase </w:t>
            </w:r>
            <w:proofErr w:type="spellStart"/>
            <w:r>
              <w:rPr>
                <w:rStyle w:val="VerbatimChar"/>
                <w:rFonts w:asciiTheme="minorHAnsi" w:hAnsiTheme="minorHAnsi"/>
                <w:sz w:val="24"/>
              </w:rPr>
              <w:t>max_error_rate</w:t>
            </w:r>
            <w:proofErr w:type="spellEnd"/>
            <w:r>
              <w:t xml:space="preserve"> parameters; validate barcode sequences against sequencing data; check for adapter contamination</w:t>
            </w:r>
          </w:p>
        </w:tc>
      </w:tr>
      <w:tr w:rsidR="009C2603" w14:paraId="09555DDF" w14:textId="77777777" w:rsidTr="00B037EA">
        <w:tc>
          <w:tcPr>
            <w:tcW w:w="2401" w:type="dxa"/>
          </w:tcPr>
          <w:p w14:paraId="25B08722" w14:textId="03C7A025" w:rsidR="009C2603" w:rsidRDefault="009C2603">
            <w:pPr>
              <w:pStyle w:val="Compact"/>
            </w:pPr>
            <w:r>
              <w:t>qc/report.txt does not open</w:t>
            </w:r>
          </w:p>
        </w:tc>
        <w:tc>
          <w:tcPr>
            <w:tcW w:w="2421" w:type="dxa"/>
          </w:tcPr>
          <w:p w14:paraId="003CE42B" w14:textId="1DD77431" w:rsidR="009C2603" w:rsidRDefault="009C2603" w:rsidP="009C2603">
            <w:pPr>
              <w:pStyle w:val="Compact"/>
            </w:pPr>
            <w:r>
              <w:t>Text Editor does not support the encoding.</w:t>
            </w:r>
          </w:p>
        </w:tc>
        <w:tc>
          <w:tcPr>
            <w:tcW w:w="4528" w:type="dxa"/>
          </w:tcPr>
          <w:p w14:paraId="3B09FDAB" w14:textId="665D2168" w:rsidR="009C2603" w:rsidRDefault="009C2603">
            <w:pPr>
              <w:pStyle w:val="Compact"/>
            </w:pPr>
            <w:r>
              <w:t xml:space="preserve">To show the content use the terminal and the </w:t>
            </w:r>
            <w:r w:rsidRPr="009C2603">
              <w:rPr>
                <w:rStyle w:val="VerbatimChar"/>
              </w:rPr>
              <w:t>cat</w:t>
            </w:r>
            <w:r>
              <w:t xml:space="preserve"> command: </w:t>
            </w:r>
            <w:r w:rsidRPr="009C2603">
              <w:rPr>
                <w:rStyle w:val="VerbatimChar"/>
              </w:rPr>
              <w:t>cat qc/report.txt</w:t>
            </w:r>
          </w:p>
        </w:tc>
      </w:tr>
      <w:tr w:rsidR="00B037EA" w14:paraId="1F29A02F" w14:textId="77777777" w:rsidTr="00B037EA">
        <w:tc>
          <w:tcPr>
            <w:tcW w:w="2401" w:type="dxa"/>
          </w:tcPr>
          <w:p w14:paraId="1A87DCC6" w14:textId="77777777" w:rsidR="00B037EA" w:rsidRDefault="00000000">
            <w:pPr>
              <w:pStyle w:val="Compact"/>
            </w:pPr>
            <w:r>
              <w:t>R script failures</w:t>
            </w:r>
          </w:p>
        </w:tc>
        <w:tc>
          <w:tcPr>
            <w:tcW w:w="2421" w:type="dxa"/>
          </w:tcPr>
          <w:p w14:paraId="692D62F8" w14:textId="77777777" w:rsidR="00B037EA" w:rsidRDefault="00000000">
            <w:pPr>
              <w:pStyle w:val="Compact"/>
            </w:pPr>
            <w:r>
              <w:t>Missing R packages, R not available in environment</w:t>
            </w:r>
          </w:p>
        </w:tc>
        <w:tc>
          <w:tcPr>
            <w:tcW w:w="4528" w:type="dxa"/>
          </w:tcPr>
          <w:p w14:paraId="0D3AADC9" w14:textId="77777777" w:rsidR="00B037EA" w:rsidRDefault="00000000">
            <w:pPr>
              <w:pStyle w:val="Compact"/>
            </w:pPr>
            <w:r>
              <w:t xml:space="preserve">Reinstall R into </w:t>
            </w:r>
            <w:proofErr w:type="spellStart"/>
            <w:r>
              <w:t>conda</w:t>
            </w:r>
            <w:proofErr w:type="spellEnd"/>
            <w:r>
              <w:t xml:space="preserve"> environment; Reinstall R packages using </w:t>
            </w:r>
            <w:proofErr w:type="spellStart"/>
            <w:r>
              <w:t>BiocManager</w:t>
            </w:r>
            <w:proofErr w:type="spellEnd"/>
            <w:r>
              <w:t xml:space="preserve">; verify R installation with </w:t>
            </w:r>
            <w:r>
              <w:rPr>
                <w:rStyle w:val="VerbatimChar"/>
                <w:rFonts w:asciiTheme="minorHAnsi" w:hAnsiTheme="minorHAnsi"/>
                <w:sz w:val="24"/>
              </w:rPr>
              <w:t>which R</w:t>
            </w:r>
            <w:r>
              <w:t>; check R version (4.1+ required)</w:t>
            </w:r>
          </w:p>
        </w:tc>
      </w:tr>
      <w:tr w:rsidR="00B037EA" w14:paraId="03DA61BE" w14:textId="77777777" w:rsidTr="00B037EA">
        <w:tc>
          <w:tcPr>
            <w:tcW w:w="2401" w:type="dxa"/>
          </w:tcPr>
          <w:p w14:paraId="1AF2EC57" w14:textId="77777777" w:rsidR="00B037EA" w:rsidRDefault="00000000">
            <w:pPr>
              <w:pStyle w:val="Compact"/>
            </w:pPr>
            <w:r>
              <w:t>Empty hit lists</w:t>
            </w:r>
          </w:p>
        </w:tc>
        <w:tc>
          <w:tcPr>
            <w:tcW w:w="2421" w:type="dxa"/>
          </w:tcPr>
          <w:p w14:paraId="74618118" w14:textId="77777777" w:rsidR="00B037EA" w:rsidRDefault="00000000">
            <w:pPr>
              <w:pStyle w:val="Compact"/>
            </w:pPr>
            <w:r>
              <w:t>Stringent statistical thresholds</w:t>
            </w:r>
          </w:p>
        </w:tc>
        <w:tc>
          <w:tcPr>
            <w:tcW w:w="4528" w:type="dxa"/>
          </w:tcPr>
          <w:p w14:paraId="5BA27E76" w14:textId="77777777" w:rsidR="00B037EA" w:rsidRDefault="00000000">
            <w:pPr>
              <w:pStyle w:val="Compact"/>
            </w:pPr>
            <w:r>
              <w:t>Adjust FDR cutoffs (try 0.1 or 0.2 for exploratory analysis); check replicate consistency</w:t>
            </w:r>
          </w:p>
        </w:tc>
      </w:tr>
      <w:tr w:rsidR="00B037EA" w14:paraId="57F1F310" w14:textId="77777777" w:rsidTr="00B037EA">
        <w:tc>
          <w:tcPr>
            <w:tcW w:w="2401" w:type="dxa"/>
          </w:tcPr>
          <w:p w14:paraId="6BE46693" w14:textId="77777777" w:rsidR="00B037EA" w:rsidRDefault="00000000">
            <w:pPr>
              <w:pStyle w:val="Compact"/>
            </w:pPr>
            <w:r>
              <w:t>Chemical structure errors</w:t>
            </w:r>
          </w:p>
        </w:tc>
        <w:tc>
          <w:tcPr>
            <w:tcW w:w="2421" w:type="dxa"/>
          </w:tcPr>
          <w:p w14:paraId="34400A37" w14:textId="477E0B08" w:rsidR="00B037EA" w:rsidRDefault="00000000">
            <w:pPr>
              <w:pStyle w:val="Compact"/>
            </w:pPr>
            <w:r>
              <w:t>Invalid SMILES, incorrect reaction SM</w:t>
            </w:r>
            <w:r w:rsidR="00B0669C">
              <w:t>IRKS</w:t>
            </w:r>
          </w:p>
        </w:tc>
        <w:tc>
          <w:tcPr>
            <w:tcW w:w="4528" w:type="dxa"/>
          </w:tcPr>
          <w:p w14:paraId="17D4C0B7" w14:textId="77777777" w:rsidR="00B037EA" w:rsidRDefault="00000000">
            <w:pPr>
              <w:pStyle w:val="Compact"/>
            </w:pPr>
            <w:r>
              <w:t xml:space="preserve">Validate building block structures using </w:t>
            </w:r>
            <w:proofErr w:type="spellStart"/>
            <w:r>
              <w:t>RDKit</w:t>
            </w:r>
            <w:proofErr w:type="spellEnd"/>
            <w:r>
              <w:t>; check reaction definitions; test reactions with small building block subset; run enumeration in debug mode</w:t>
            </w:r>
          </w:p>
        </w:tc>
      </w:tr>
      <w:tr w:rsidR="00B037EA" w14:paraId="493E3FD0" w14:textId="77777777" w:rsidTr="00B037EA">
        <w:tc>
          <w:tcPr>
            <w:tcW w:w="2401" w:type="dxa"/>
          </w:tcPr>
          <w:p w14:paraId="78068AB2" w14:textId="77777777" w:rsidR="00B037EA" w:rsidRDefault="00000000">
            <w:pPr>
              <w:pStyle w:val="Compact"/>
            </w:pPr>
            <w:r>
              <w:lastRenderedPageBreak/>
              <w:t>"Command not found" errors</w:t>
            </w:r>
          </w:p>
        </w:tc>
        <w:tc>
          <w:tcPr>
            <w:tcW w:w="2421" w:type="dxa"/>
          </w:tcPr>
          <w:p w14:paraId="2E03BF5C" w14:textId="77777777" w:rsidR="00B037EA" w:rsidRDefault="00000000">
            <w:pPr>
              <w:pStyle w:val="Compact"/>
            </w:pPr>
            <w:r>
              <w:t>Conda environment not activated</w:t>
            </w:r>
          </w:p>
        </w:tc>
        <w:tc>
          <w:tcPr>
            <w:tcW w:w="4528" w:type="dxa"/>
          </w:tcPr>
          <w:p w14:paraId="60D0E717" w14:textId="77777777" w:rsidR="00B037EA" w:rsidRDefault="00000000">
            <w:pPr>
              <w:pStyle w:val="Compact"/>
            </w:pPr>
            <w:r>
              <w:t xml:space="preserve">Run </w:t>
            </w:r>
            <w:proofErr w:type="spellStart"/>
            <w:r>
              <w:rPr>
                <w:rStyle w:val="VerbatimChar"/>
                <w:rFonts w:asciiTheme="minorHAnsi" w:hAnsiTheme="minorHAnsi"/>
                <w:sz w:val="24"/>
              </w:rPr>
              <w:t>conda</w:t>
            </w:r>
            <w:proofErr w:type="spellEnd"/>
            <w:r>
              <w:rPr>
                <w:rStyle w:val="VerbatimChar"/>
                <w:rFonts w:asciiTheme="minorHAnsi" w:hAnsiTheme="minorHAnsi"/>
                <w:sz w:val="24"/>
              </w:rPr>
              <w:t xml:space="preserve"> activate delt-hit</w:t>
            </w:r>
            <w:r>
              <w:t xml:space="preserve"> before executing DELT-Hit commands</w:t>
            </w:r>
          </w:p>
        </w:tc>
      </w:tr>
      <w:tr w:rsidR="00B037EA" w14:paraId="1DD53C08" w14:textId="77777777" w:rsidTr="00B037EA">
        <w:tc>
          <w:tcPr>
            <w:tcW w:w="2401" w:type="dxa"/>
          </w:tcPr>
          <w:p w14:paraId="7422DBF6" w14:textId="77777777" w:rsidR="00B037EA" w:rsidRDefault="00000000">
            <w:pPr>
              <w:pStyle w:val="Compact"/>
            </w:pPr>
            <w:r>
              <w:t>Permission denied for shell scripts</w:t>
            </w:r>
          </w:p>
        </w:tc>
        <w:tc>
          <w:tcPr>
            <w:tcW w:w="2421" w:type="dxa"/>
          </w:tcPr>
          <w:p w14:paraId="785D5E8E" w14:textId="77777777" w:rsidR="00B037EA" w:rsidRDefault="00000000">
            <w:pPr>
              <w:pStyle w:val="Compact"/>
            </w:pPr>
            <w:r>
              <w:t>Executable permission not set</w:t>
            </w:r>
          </w:p>
        </w:tc>
        <w:tc>
          <w:tcPr>
            <w:tcW w:w="4528" w:type="dxa"/>
          </w:tcPr>
          <w:p w14:paraId="310166E5" w14:textId="77777777" w:rsidR="00B037EA" w:rsidRDefault="00000000">
            <w:pPr>
              <w:pStyle w:val="Compact"/>
            </w:pPr>
            <w:r>
              <w:t xml:space="preserve">Run </w:t>
            </w:r>
            <w:proofErr w:type="spellStart"/>
            <w:r>
              <w:rPr>
                <w:rStyle w:val="VerbatimChar"/>
                <w:rFonts w:asciiTheme="minorHAnsi" w:hAnsiTheme="minorHAnsi"/>
                <w:sz w:val="24"/>
              </w:rPr>
              <w:t>chmod</w:t>
            </w:r>
            <w:proofErr w:type="spellEnd"/>
            <w:r>
              <w:rPr>
                <w:rStyle w:val="VerbatimChar"/>
                <w:rFonts w:asciiTheme="minorHAnsi" w:hAnsiTheme="minorHAnsi"/>
                <w:sz w:val="24"/>
              </w:rPr>
              <w:t xml:space="preserve"> </w:t>
            </w:r>
            <w:proofErr w:type="spellStart"/>
            <w:r>
              <w:rPr>
                <w:rStyle w:val="VerbatimChar"/>
                <w:rFonts w:asciiTheme="minorHAnsi" w:hAnsiTheme="minorHAnsi"/>
                <w:sz w:val="24"/>
              </w:rPr>
              <w:t>u+x</w:t>
            </w:r>
            <w:proofErr w:type="spellEnd"/>
            <w:r>
              <w:rPr>
                <w:rStyle w:val="VerbatimChar"/>
                <w:rFonts w:asciiTheme="minorHAnsi" w:hAnsiTheme="minorHAnsi"/>
                <w:sz w:val="24"/>
              </w:rPr>
              <w:t xml:space="preserve"> &lt;script_name.sh&gt;</w:t>
            </w:r>
            <w:r>
              <w:t xml:space="preserve"> before executing shell scripts</w:t>
            </w:r>
          </w:p>
        </w:tc>
      </w:tr>
      <w:tr w:rsidR="00B037EA" w14:paraId="337BBCFD" w14:textId="77777777" w:rsidTr="00B037EA">
        <w:tc>
          <w:tcPr>
            <w:tcW w:w="2401" w:type="dxa"/>
          </w:tcPr>
          <w:p w14:paraId="186CB468" w14:textId="77777777" w:rsidR="00B037EA" w:rsidRDefault="00000000">
            <w:pPr>
              <w:pStyle w:val="Compact"/>
            </w:pPr>
            <w:r>
              <w:t>Poor replicate correlation</w:t>
            </w:r>
          </w:p>
        </w:tc>
        <w:tc>
          <w:tcPr>
            <w:tcW w:w="2421" w:type="dxa"/>
          </w:tcPr>
          <w:p w14:paraId="1D51C7C9" w14:textId="77777777" w:rsidR="00B037EA" w:rsidRDefault="00000000">
            <w:pPr>
              <w:pStyle w:val="Compact"/>
            </w:pPr>
            <w:r>
              <w:t>Batch effects, technical variability</w:t>
            </w:r>
          </w:p>
        </w:tc>
        <w:tc>
          <w:tcPr>
            <w:tcW w:w="4528" w:type="dxa"/>
          </w:tcPr>
          <w:p w14:paraId="656A20DD" w14:textId="77777777" w:rsidR="00B037EA" w:rsidRDefault="00000000">
            <w:pPr>
              <w:pStyle w:val="Compact"/>
            </w:pPr>
            <w:r>
              <w:t>Review selection protocol for consistency; check for contamination</w:t>
            </w:r>
          </w:p>
        </w:tc>
      </w:tr>
    </w:tbl>
    <w:p w14:paraId="07EEEBEE" w14:textId="77777777" w:rsidR="006F59E6" w:rsidRDefault="006F59E6">
      <w:pPr>
        <w:pStyle w:val="Heading3"/>
      </w:pPr>
    </w:p>
    <w:p w14:paraId="2D0E15AC" w14:textId="5B452D7D" w:rsidR="00B037EA" w:rsidRDefault="00000000">
      <w:pPr>
        <w:pStyle w:val="Heading3"/>
      </w:pPr>
      <w:r>
        <w:t>Performance optimization guidelines</w:t>
      </w:r>
    </w:p>
    <w:p w14:paraId="10622035" w14:textId="77777777" w:rsidR="00B037EA" w:rsidRDefault="00000000">
      <w:pPr>
        <w:pStyle w:val="FirstParagraph"/>
      </w:pPr>
      <w:r>
        <w:t>Memory requirements by library size:</w:t>
      </w:r>
    </w:p>
    <w:p w14:paraId="1F7A57FD" w14:textId="77777777" w:rsidR="00B037EA" w:rsidRDefault="00000000" w:rsidP="0079700F">
      <w:pPr>
        <w:pStyle w:val="Compact"/>
        <w:numPr>
          <w:ilvl w:val="0"/>
          <w:numId w:val="133"/>
        </w:numPr>
      </w:pPr>
      <w:r>
        <w:rPr>
          <w:b/>
          <w:bCs/>
        </w:rPr>
        <w:t>Small libraries</w:t>
      </w:r>
      <w:r>
        <w:t xml:space="preserve"> (&lt;1M compounds): 16 GB RAM sufficient</w:t>
      </w:r>
    </w:p>
    <w:p w14:paraId="338E4A5F" w14:textId="77777777" w:rsidR="00B037EA" w:rsidRDefault="00000000" w:rsidP="0079700F">
      <w:pPr>
        <w:pStyle w:val="Compact"/>
        <w:numPr>
          <w:ilvl w:val="0"/>
          <w:numId w:val="134"/>
        </w:numPr>
      </w:pPr>
      <w:r>
        <w:rPr>
          <w:b/>
          <w:bCs/>
        </w:rPr>
        <w:t>Medium libraries</w:t>
      </w:r>
      <w:r>
        <w:t xml:space="preserve"> (1-50M compounds): 32GB RAM recommended</w:t>
      </w:r>
    </w:p>
    <w:p w14:paraId="74C7E098" w14:textId="77777777" w:rsidR="00B037EA" w:rsidRDefault="00000000" w:rsidP="0079700F">
      <w:pPr>
        <w:pStyle w:val="Compact"/>
        <w:numPr>
          <w:ilvl w:val="0"/>
          <w:numId w:val="135"/>
        </w:numPr>
      </w:pPr>
      <w:r>
        <w:rPr>
          <w:b/>
          <w:bCs/>
        </w:rPr>
        <w:t>Large libraries</w:t>
      </w:r>
      <w:r>
        <w:t xml:space="preserve"> (&gt;50M compounds): 32GB RAM required</w:t>
      </w:r>
    </w:p>
    <w:p w14:paraId="33002F5D" w14:textId="77777777" w:rsidR="00B037EA" w:rsidRDefault="00000000">
      <w:pPr>
        <w:pStyle w:val="FirstParagraph"/>
      </w:pPr>
      <w:r>
        <w:t>Processing speed optimization:</w:t>
      </w:r>
    </w:p>
    <w:p w14:paraId="2925DE46" w14:textId="77777777" w:rsidR="00B037EA" w:rsidRDefault="00000000" w:rsidP="0079700F">
      <w:pPr>
        <w:pStyle w:val="Compact"/>
        <w:numPr>
          <w:ilvl w:val="0"/>
          <w:numId w:val="136"/>
        </w:numPr>
      </w:pPr>
      <w:r>
        <w:t>Use SSD storage for faster I/O operations</w:t>
      </w:r>
    </w:p>
    <w:p w14:paraId="2CCCF4F4" w14:textId="77777777" w:rsidR="00B037EA" w:rsidRDefault="00000000" w:rsidP="0079700F">
      <w:pPr>
        <w:pStyle w:val="Compact"/>
        <w:numPr>
          <w:ilvl w:val="0"/>
          <w:numId w:val="137"/>
        </w:numPr>
      </w:pPr>
      <w:r>
        <w:t xml:space="preserve">Increase </w:t>
      </w:r>
      <w:proofErr w:type="spellStart"/>
      <w:r>
        <w:rPr>
          <w:rStyle w:val="VerbatimChar"/>
        </w:rPr>
        <w:t>num_cores</w:t>
      </w:r>
      <w:proofErr w:type="spellEnd"/>
      <w:r>
        <w:t xml:space="preserve"> parameter for parallel processing</w:t>
      </w:r>
    </w:p>
    <w:p w14:paraId="4DDE0018" w14:textId="77777777" w:rsidR="00B037EA" w:rsidRDefault="00000000" w:rsidP="0079700F">
      <w:pPr>
        <w:pStyle w:val="Compact"/>
        <w:numPr>
          <w:ilvl w:val="0"/>
          <w:numId w:val="138"/>
        </w:numPr>
      </w:pPr>
      <w:r>
        <w:t>Use compressed FASTQ files (.</w:t>
      </w:r>
      <w:proofErr w:type="spellStart"/>
      <w:r>
        <w:t>gz</w:t>
      </w:r>
      <w:proofErr w:type="spellEnd"/>
      <w:r>
        <w:t>) to reduce disk space</w:t>
      </w:r>
    </w:p>
    <w:p w14:paraId="58B66F2F" w14:textId="77777777" w:rsidR="00B037EA" w:rsidRDefault="00000000">
      <w:pPr>
        <w:pStyle w:val="Heading3"/>
      </w:pPr>
      <w:r>
        <w:t>Quality control thresholds</w:t>
      </w:r>
    </w:p>
    <w:p w14:paraId="69D44F70" w14:textId="77777777" w:rsidR="00B037EA" w:rsidRDefault="00000000">
      <w:pPr>
        <w:pStyle w:val="FirstParagraph"/>
      </w:pPr>
      <w:r>
        <w:t>Demultiplexing quality indicators:</w:t>
      </w:r>
    </w:p>
    <w:p w14:paraId="10F87513" w14:textId="77777777" w:rsidR="00B037EA" w:rsidRDefault="00000000" w:rsidP="0079700F">
      <w:pPr>
        <w:pStyle w:val="Compact"/>
        <w:numPr>
          <w:ilvl w:val="0"/>
          <w:numId w:val="139"/>
        </w:numPr>
      </w:pPr>
      <w:r>
        <w:rPr>
          <w:b/>
          <w:bCs/>
        </w:rPr>
        <w:t>Excellent</w:t>
      </w:r>
      <w:r>
        <w:t>: &gt;90% initial read retention</w:t>
      </w:r>
    </w:p>
    <w:p w14:paraId="26B01745" w14:textId="77777777" w:rsidR="00B037EA" w:rsidRDefault="00000000" w:rsidP="0079700F">
      <w:pPr>
        <w:pStyle w:val="Compact"/>
        <w:numPr>
          <w:ilvl w:val="0"/>
          <w:numId w:val="140"/>
        </w:numPr>
      </w:pPr>
      <w:r>
        <w:rPr>
          <w:b/>
          <w:bCs/>
        </w:rPr>
        <w:t>Good</w:t>
      </w:r>
      <w:r>
        <w:t>: 70-90% initial retention</w:t>
      </w:r>
    </w:p>
    <w:p w14:paraId="4C7982D7" w14:textId="77777777" w:rsidR="00B037EA" w:rsidRDefault="00000000" w:rsidP="0079700F">
      <w:pPr>
        <w:pStyle w:val="Compact"/>
        <w:numPr>
          <w:ilvl w:val="0"/>
          <w:numId w:val="141"/>
        </w:numPr>
      </w:pPr>
      <w:r>
        <w:rPr>
          <w:b/>
          <w:bCs/>
        </w:rPr>
        <w:t>Acceptable</w:t>
      </w:r>
      <w:r>
        <w:t>: 50-70% initial retention</w:t>
      </w:r>
    </w:p>
    <w:p w14:paraId="6C9D4499" w14:textId="77777777" w:rsidR="00B037EA" w:rsidRDefault="00000000" w:rsidP="0079700F">
      <w:pPr>
        <w:pStyle w:val="Compact"/>
        <w:numPr>
          <w:ilvl w:val="0"/>
          <w:numId w:val="142"/>
        </w:numPr>
      </w:pPr>
      <w:r>
        <w:rPr>
          <w:b/>
          <w:bCs/>
        </w:rPr>
        <w:t>Poor</w:t>
      </w:r>
      <w:r>
        <w:t>: &lt;50% retention (requires troubleshooting)</w:t>
      </w:r>
    </w:p>
    <w:p w14:paraId="685DA142" w14:textId="77777777" w:rsidR="00B037EA" w:rsidRDefault="00000000">
      <w:pPr>
        <w:pStyle w:val="FirstParagraph"/>
      </w:pPr>
      <w:r>
        <w:t>Statistical analysis quality indicators:</w:t>
      </w:r>
    </w:p>
    <w:p w14:paraId="6B004E98" w14:textId="77777777" w:rsidR="00B037EA" w:rsidRDefault="00000000" w:rsidP="0079700F">
      <w:pPr>
        <w:pStyle w:val="Compact"/>
        <w:numPr>
          <w:ilvl w:val="0"/>
          <w:numId w:val="143"/>
        </w:numPr>
      </w:pPr>
      <w:r>
        <w:rPr>
          <w:b/>
          <w:bCs/>
        </w:rPr>
        <w:t>Replicate correlation</w:t>
      </w:r>
      <w:r>
        <w:t>: R² &gt;0.7 for biological replicates (R² &gt;0.9 for technical replicates)</w:t>
      </w:r>
    </w:p>
    <w:p w14:paraId="05D41376" w14:textId="77777777" w:rsidR="00B037EA" w:rsidRDefault="00000000" w:rsidP="0079700F">
      <w:pPr>
        <w:pStyle w:val="Compact"/>
        <w:numPr>
          <w:ilvl w:val="0"/>
          <w:numId w:val="144"/>
        </w:numPr>
      </w:pPr>
      <w:r>
        <w:t>Positive / negative controls: That positive and negative controls give expected outputs</w:t>
      </w:r>
    </w:p>
    <w:p w14:paraId="33FB3B1C" w14:textId="77777777" w:rsidR="00B037EA" w:rsidRDefault="00000000">
      <w:pPr>
        <w:pStyle w:val="Heading2"/>
      </w:pPr>
      <w:bookmarkStart w:id="55" w:name="quality-control-thresholds"/>
      <w:bookmarkEnd w:id="55"/>
      <w:r>
        <w:t>Timing</w:t>
      </w:r>
    </w:p>
    <w:p w14:paraId="48175F36" w14:textId="77777777" w:rsidR="00B037EA" w:rsidRDefault="00000000">
      <w:pPr>
        <w:pStyle w:val="FirstParagraph"/>
      </w:pPr>
      <w:r>
        <w:t>Protocol execution times depend on dataset characteristics and computational resources. This table provides estimates for different dataset scales using the recommended hardware configuration (32 GB RAM, 16 CPU cores).</w:t>
      </w:r>
    </w:p>
    <w:p w14:paraId="1D8C0A84" w14:textId="77777777" w:rsidR="006F59E6" w:rsidRDefault="006F59E6">
      <w:pPr>
        <w:pStyle w:val="figure-caption"/>
        <w:rPr>
          <w:b/>
          <w:bCs/>
        </w:rPr>
      </w:pPr>
    </w:p>
    <w:p w14:paraId="43AC83BE" w14:textId="73DDC2EE" w:rsidR="00B037EA" w:rsidRDefault="00000000">
      <w:pPr>
        <w:pStyle w:val="figure-caption"/>
      </w:pPr>
      <w:r>
        <w:rPr>
          <w:b/>
          <w:bCs/>
        </w:rPr>
        <w:lastRenderedPageBreak/>
        <w:t>Table 14</w:t>
      </w:r>
      <w:r>
        <w:t xml:space="preserve"> | Timing estimates for different dataset sizes</w:t>
      </w:r>
    </w:p>
    <w:tbl>
      <w:tblPr>
        <w:tblStyle w:val="GridTable1Light"/>
        <w:tblW w:w="9350" w:type="dxa"/>
        <w:tblLayout w:type="fixed"/>
        <w:tblLook w:val="0020" w:firstRow="1" w:lastRow="0" w:firstColumn="0" w:lastColumn="0" w:noHBand="0" w:noVBand="0"/>
      </w:tblPr>
      <w:tblGrid>
        <w:gridCol w:w="3525"/>
        <w:gridCol w:w="1866"/>
        <w:gridCol w:w="2126"/>
        <w:gridCol w:w="1833"/>
      </w:tblGrid>
      <w:tr w:rsidR="00B037EA" w14:paraId="378D0250" w14:textId="77777777" w:rsidTr="00B037EA">
        <w:trPr>
          <w:cnfStyle w:val="100000000000" w:firstRow="1" w:lastRow="0" w:firstColumn="0" w:lastColumn="0" w:oddVBand="0" w:evenVBand="0" w:oddHBand="0" w:evenHBand="0" w:firstRowFirstColumn="0" w:firstRowLastColumn="0" w:lastRowFirstColumn="0" w:lastRowLastColumn="0"/>
        </w:trPr>
        <w:tc>
          <w:tcPr>
            <w:tcW w:w="3524" w:type="dxa"/>
            <w:tcBorders>
              <w:bottom w:val="single" w:sz="12" w:space="0" w:color="666666"/>
            </w:tcBorders>
          </w:tcPr>
          <w:p w14:paraId="4C46E3CB" w14:textId="77777777" w:rsidR="00B037EA" w:rsidRDefault="00000000">
            <w:pPr>
              <w:pStyle w:val="Compact"/>
              <w:rPr>
                <w:b w:val="0"/>
                <w:bCs w:val="0"/>
              </w:rPr>
            </w:pPr>
            <w:r>
              <w:t>Analysis Phase</w:t>
            </w:r>
          </w:p>
        </w:tc>
        <w:tc>
          <w:tcPr>
            <w:tcW w:w="1866" w:type="dxa"/>
            <w:tcBorders>
              <w:bottom w:val="single" w:sz="12" w:space="0" w:color="666666"/>
            </w:tcBorders>
          </w:tcPr>
          <w:p w14:paraId="569DBF6E" w14:textId="77777777" w:rsidR="00B037EA" w:rsidRDefault="00000000">
            <w:pPr>
              <w:pStyle w:val="Compact"/>
              <w:rPr>
                <w:b w:val="0"/>
                <w:bCs w:val="0"/>
              </w:rPr>
            </w:pPr>
            <w:r>
              <w:t>Small Dataset¹</w:t>
            </w:r>
          </w:p>
        </w:tc>
        <w:tc>
          <w:tcPr>
            <w:tcW w:w="2126" w:type="dxa"/>
            <w:tcBorders>
              <w:bottom w:val="single" w:sz="12" w:space="0" w:color="666666"/>
            </w:tcBorders>
          </w:tcPr>
          <w:p w14:paraId="7CC5D33F" w14:textId="77777777" w:rsidR="00B037EA" w:rsidRDefault="00000000">
            <w:pPr>
              <w:pStyle w:val="Compact"/>
              <w:rPr>
                <w:b w:val="0"/>
                <w:bCs w:val="0"/>
              </w:rPr>
            </w:pPr>
            <w:r>
              <w:t>Medium Dataset²</w:t>
            </w:r>
          </w:p>
        </w:tc>
        <w:tc>
          <w:tcPr>
            <w:tcW w:w="1833" w:type="dxa"/>
            <w:tcBorders>
              <w:bottom w:val="single" w:sz="12" w:space="0" w:color="666666"/>
            </w:tcBorders>
          </w:tcPr>
          <w:p w14:paraId="4C46147E" w14:textId="77777777" w:rsidR="00B037EA" w:rsidRDefault="00000000">
            <w:pPr>
              <w:pStyle w:val="Compact"/>
              <w:rPr>
                <w:b w:val="0"/>
                <w:bCs w:val="0"/>
              </w:rPr>
            </w:pPr>
            <w:r>
              <w:t>Large Dataset³</w:t>
            </w:r>
          </w:p>
        </w:tc>
      </w:tr>
      <w:tr w:rsidR="00B037EA" w14:paraId="1EB34DFD" w14:textId="77777777" w:rsidTr="00B037EA">
        <w:tc>
          <w:tcPr>
            <w:tcW w:w="3524" w:type="dxa"/>
          </w:tcPr>
          <w:p w14:paraId="379E770D" w14:textId="77777777" w:rsidR="00B037EA" w:rsidRDefault="00000000">
            <w:pPr>
              <w:pStyle w:val="Compact"/>
            </w:pPr>
            <w:r>
              <w:t>Software installation (one-time)</w:t>
            </w:r>
          </w:p>
        </w:tc>
        <w:tc>
          <w:tcPr>
            <w:tcW w:w="1866" w:type="dxa"/>
          </w:tcPr>
          <w:p w14:paraId="554A0C35" w14:textId="77777777" w:rsidR="00B037EA" w:rsidRDefault="00000000">
            <w:pPr>
              <w:pStyle w:val="Compact"/>
            </w:pPr>
            <w:r>
              <w:t>15-30 min</w:t>
            </w:r>
          </w:p>
        </w:tc>
        <w:tc>
          <w:tcPr>
            <w:tcW w:w="2126" w:type="dxa"/>
          </w:tcPr>
          <w:p w14:paraId="14C328F8" w14:textId="77777777" w:rsidR="00B037EA" w:rsidRDefault="00000000">
            <w:pPr>
              <w:pStyle w:val="Compact"/>
            </w:pPr>
            <w:r>
              <w:t>15-30 min</w:t>
            </w:r>
          </w:p>
        </w:tc>
        <w:tc>
          <w:tcPr>
            <w:tcW w:w="1833" w:type="dxa"/>
          </w:tcPr>
          <w:p w14:paraId="1E077229" w14:textId="77777777" w:rsidR="00B037EA" w:rsidRDefault="00000000">
            <w:pPr>
              <w:pStyle w:val="Compact"/>
            </w:pPr>
            <w:r>
              <w:t>15-30 min</w:t>
            </w:r>
          </w:p>
        </w:tc>
      </w:tr>
      <w:tr w:rsidR="00B037EA" w14:paraId="7F8D8D52" w14:textId="77777777" w:rsidTr="00B037EA">
        <w:tc>
          <w:tcPr>
            <w:tcW w:w="3524" w:type="dxa"/>
          </w:tcPr>
          <w:p w14:paraId="5FC39423" w14:textId="77777777" w:rsidR="00B037EA" w:rsidRDefault="00000000">
            <w:pPr>
              <w:pStyle w:val="Compact"/>
            </w:pPr>
            <w:r>
              <w:t>Project initialization</w:t>
            </w:r>
          </w:p>
        </w:tc>
        <w:tc>
          <w:tcPr>
            <w:tcW w:w="1866" w:type="dxa"/>
          </w:tcPr>
          <w:p w14:paraId="6D16E984" w14:textId="77777777" w:rsidR="00B037EA" w:rsidRDefault="00000000">
            <w:pPr>
              <w:pStyle w:val="Compact"/>
            </w:pPr>
            <w:r>
              <w:t>15-30 min</w:t>
            </w:r>
          </w:p>
        </w:tc>
        <w:tc>
          <w:tcPr>
            <w:tcW w:w="2126" w:type="dxa"/>
          </w:tcPr>
          <w:p w14:paraId="23094EE3" w14:textId="77777777" w:rsidR="00B037EA" w:rsidRDefault="00000000">
            <w:pPr>
              <w:pStyle w:val="Compact"/>
            </w:pPr>
            <w:r>
              <w:t>15-60 min</w:t>
            </w:r>
          </w:p>
        </w:tc>
        <w:tc>
          <w:tcPr>
            <w:tcW w:w="1833" w:type="dxa"/>
          </w:tcPr>
          <w:p w14:paraId="37241D87" w14:textId="77777777" w:rsidR="00B037EA" w:rsidRDefault="00000000">
            <w:pPr>
              <w:pStyle w:val="Compact"/>
            </w:pPr>
            <w:r>
              <w:t>60-120 min</w:t>
            </w:r>
          </w:p>
        </w:tc>
      </w:tr>
      <w:tr w:rsidR="00B037EA" w14:paraId="16500F01" w14:textId="77777777" w:rsidTr="00B037EA">
        <w:tc>
          <w:tcPr>
            <w:tcW w:w="3524" w:type="dxa"/>
          </w:tcPr>
          <w:p w14:paraId="7473755A" w14:textId="77777777" w:rsidR="00B037EA" w:rsidRDefault="00000000">
            <w:pPr>
              <w:pStyle w:val="Compact"/>
            </w:pPr>
            <w:r>
              <w:t>Library enumeration</w:t>
            </w:r>
          </w:p>
        </w:tc>
        <w:tc>
          <w:tcPr>
            <w:tcW w:w="1866" w:type="dxa"/>
          </w:tcPr>
          <w:p w14:paraId="0C69F390" w14:textId="77777777" w:rsidR="00B037EA" w:rsidRDefault="00000000">
            <w:pPr>
              <w:pStyle w:val="Compact"/>
            </w:pPr>
            <w:r>
              <w:t>2-5 min</w:t>
            </w:r>
          </w:p>
        </w:tc>
        <w:tc>
          <w:tcPr>
            <w:tcW w:w="2126" w:type="dxa"/>
          </w:tcPr>
          <w:p w14:paraId="57B18426" w14:textId="77777777" w:rsidR="00B037EA" w:rsidRDefault="00000000">
            <w:pPr>
              <w:pStyle w:val="Compact"/>
            </w:pPr>
            <w:r>
              <w:t>15-45 min</w:t>
            </w:r>
          </w:p>
        </w:tc>
        <w:tc>
          <w:tcPr>
            <w:tcW w:w="1833" w:type="dxa"/>
          </w:tcPr>
          <w:p w14:paraId="50277F6B" w14:textId="77777777" w:rsidR="00B037EA" w:rsidRDefault="00000000">
            <w:pPr>
              <w:pStyle w:val="Compact"/>
            </w:pPr>
            <w:r>
              <w:t>1-2 h</w:t>
            </w:r>
          </w:p>
        </w:tc>
      </w:tr>
      <w:tr w:rsidR="00B037EA" w14:paraId="72DF4EE5" w14:textId="77777777" w:rsidTr="00B037EA">
        <w:tc>
          <w:tcPr>
            <w:tcW w:w="3524" w:type="dxa"/>
          </w:tcPr>
          <w:p w14:paraId="185C58C1" w14:textId="77777777" w:rsidR="00B037EA" w:rsidRDefault="00000000">
            <w:pPr>
              <w:pStyle w:val="Compact"/>
            </w:pPr>
            <w:r>
              <w:t>Property calculation</w:t>
            </w:r>
          </w:p>
        </w:tc>
        <w:tc>
          <w:tcPr>
            <w:tcW w:w="1866" w:type="dxa"/>
          </w:tcPr>
          <w:p w14:paraId="29C5B137" w14:textId="77777777" w:rsidR="00B037EA" w:rsidRDefault="00000000">
            <w:pPr>
              <w:pStyle w:val="Compact"/>
            </w:pPr>
            <w:r>
              <w:t>1-3 min</w:t>
            </w:r>
          </w:p>
        </w:tc>
        <w:tc>
          <w:tcPr>
            <w:tcW w:w="2126" w:type="dxa"/>
          </w:tcPr>
          <w:p w14:paraId="202C614D" w14:textId="77777777" w:rsidR="00B037EA" w:rsidRDefault="00000000">
            <w:pPr>
              <w:pStyle w:val="Compact"/>
            </w:pPr>
            <w:r>
              <w:t>10-30 min</w:t>
            </w:r>
          </w:p>
        </w:tc>
        <w:tc>
          <w:tcPr>
            <w:tcW w:w="1833" w:type="dxa"/>
          </w:tcPr>
          <w:p w14:paraId="619D840A" w14:textId="77777777" w:rsidR="00B037EA" w:rsidRDefault="00000000">
            <w:pPr>
              <w:pStyle w:val="Compact"/>
            </w:pPr>
            <w:r>
              <w:t>30 min-1 h</w:t>
            </w:r>
          </w:p>
        </w:tc>
      </w:tr>
      <w:tr w:rsidR="00B037EA" w14:paraId="65633B57" w14:textId="77777777" w:rsidTr="00B037EA">
        <w:tc>
          <w:tcPr>
            <w:tcW w:w="3524" w:type="dxa"/>
          </w:tcPr>
          <w:p w14:paraId="7BE28A2B" w14:textId="77777777" w:rsidR="00B037EA" w:rsidRDefault="00000000">
            <w:pPr>
              <w:pStyle w:val="Compact"/>
            </w:pPr>
            <w:r>
              <w:t>Molecular representation</w:t>
            </w:r>
          </w:p>
        </w:tc>
        <w:tc>
          <w:tcPr>
            <w:tcW w:w="1866" w:type="dxa"/>
          </w:tcPr>
          <w:p w14:paraId="3CDB91E0" w14:textId="77777777" w:rsidR="00B037EA" w:rsidRDefault="00000000">
            <w:pPr>
              <w:pStyle w:val="Compact"/>
            </w:pPr>
            <w:r>
              <w:t>2-5 min</w:t>
            </w:r>
          </w:p>
        </w:tc>
        <w:tc>
          <w:tcPr>
            <w:tcW w:w="2126" w:type="dxa"/>
          </w:tcPr>
          <w:p w14:paraId="4E781AC3" w14:textId="77777777" w:rsidR="00B037EA" w:rsidRDefault="00000000">
            <w:pPr>
              <w:pStyle w:val="Compact"/>
            </w:pPr>
            <w:r>
              <w:t>15-45 min</w:t>
            </w:r>
          </w:p>
        </w:tc>
        <w:tc>
          <w:tcPr>
            <w:tcW w:w="1833" w:type="dxa"/>
          </w:tcPr>
          <w:p w14:paraId="70A78341" w14:textId="77777777" w:rsidR="00B037EA" w:rsidRDefault="00000000">
            <w:pPr>
              <w:pStyle w:val="Compact"/>
            </w:pPr>
            <w:r>
              <w:t>45 min-1.5 h</w:t>
            </w:r>
          </w:p>
        </w:tc>
      </w:tr>
      <w:tr w:rsidR="00B037EA" w14:paraId="4278F1AC" w14:textId="77777777" w:rsidTr="00B037EA">
        <w:tc>
          <w:tcPr>
            <w:tcW w:w="3524" w:type="dxa"/>
          </w:tcPr>
          <w:p w14:paraId="2AE853A5" w14:textId="77777777" w:rsidR="00B037EA" w:rsidRDefault="00000000">
            <w:pPr>
              <w:pStyle w:val="Compact"/>
            </w:pPr>
            <w:r>
              <w:t>Sequence demultiplexing</w:t>
            </w:r>
          </w:p>
        </w:tc>
        <w:tc>
          <w:tcPr>
            <w:tcW w:w="1866" w:type="dxa"/>
          </w:tcPr>
          <w:p w14:paraId="2DDDAF05" w14:textId="77777777" w:rsidR="00B037EA" w:rsidRDefault="00000000">
            <w:pPr>
              <w:pStyle w:val="Compact"/>
            </w:pPr>
            <w:r>
              <w:t>10-30 min</w:t>
            </w:r>
          </w:p>
        </w:tc>
        <w:tc>
          <w:tcPr>
            <w:tcW w:w="2126" w:type="dxa"/>
          </w:tcPr>
          <w:p w14:paraId="2C9010A2" w14:textId="77777777" w:rsidR="00B037EA" w:rsidRDefault="00000000">
            <w:pPr>
              <w:pStyle w:val="Compact"/>
            </w:pPr>
            <w:r>
              <w:t>1-2 h</w:t>
            </w:r>
          </w:p>
        </w:tc>
        <w:tc>
          <w:tcPr>
            <w:tcW w:w="1833" w:type="dxa"/>
          </w:tcPr>
          <w:p w14:paraId="2DDAEB13" w14:textId="77777777" w:rsidR="00B037EA" w:rsidRDefault="00000000">
            <w:pPr>
              <w:pStyle w:val="Compact"/>
            </w:pPr>
            <w:r>
              <w:t>2-6 h</w:t>
            </w:r>
          </w:p>
        </w:tc>
      </w:tr>
      <w:tr w:rsidR="00B037EA" w14:paraId="12A50DF3" w14:textId="77777777" w:rsidTr="00B037EA">
        <w:tc>
          <w:tcPr>
            <w:tcW w:w="3524" w:type="dxa"/>
          </w:tcPr>
          <w:p w14:paraId="34DC2F0C" w14:textId="77777777" w:rsidR="00B037EA" w:rsidRDefault="00000000">
            <w:pPr>
              <w:pStyle w:val="Compact"/>
            </w:pPr>
            <w:r>
              <w:t>Statistical analysis</w:t>
            </w:r>
          </w:p>
        </w:tc>
        <w:tc>
          <w:tcPr>
            <w:tcW w:w="1866" w:type="dxa"/>
          </w:tcPr>
          <w:p w14:paraId="7E05B7D9" w14:textId="77777777" w:rsidR="00B037EA" w:rsidRDefault="00000000">
            <w:pPr>
              <w:pStyle w:val="Compact"/>
            </w:pPr>
            <w:r>
              <w:t>2-5 min</w:t>
            </w:r>
          </w:p>
        </w:tc>
        <w:tc>
          <w:tcPr>
            <w:tcW w:w="2126" w:type="dxa"/>
          </w:tcPr>
          <w:p w14:paraId="3C6AED87" w14:textId="77777777" w:rsidR="00B037EA" w:rsidRDefault="00000000">
            <w:pPr>
              <w:pStyle w:val="Compact"/>
            </w:pPr>
            <w:r>
              <w:t>5-15 min</w:t>
            </w:r>
          </w:p>
        </w:tc>
        <w:tc>
          <w:tcPr>
            <w:tcW w:w="1833" w:type="dxa"/>
          </w:tcPr>
          <w:p w14:paraId="6D272AE2" w14:textId="77777777" w:rsidR="00B037EA" w:rsidRDefault="00000000">
            <w:pPr>
              <w:pStyle w:val="Compact"/>
            </w:pPr>
            <w:r>
              <w:t>15-45 min</w:t>
            </w:r>
          </w:p>
        </w:tc>
      </w:tr>
      <w:tr w:rsidR="00B037EA" w14:paraId="5D1CFD02" w14:textId="77777777" w:rsidTr="00B037EA">
        <w:tc>
          <w:tcPr>
            <w:tcW w:w="3524" w:type="dxa"/>
          </w:tcPr>
          <w:p w14:paraId="6114E1B1" w14:textId="77777777" w:rsidR="00B037EA" w:rsidRDefault="00000000">
            <w:pPr>
              <w:pStyle w:val="Compact"/>
            </w:pPr>
            <w:r>
              <w:t>Visualization and interpretation</w:t>
            </w:r>
          </w:p>
        </w:tc>
        <w:tc>
          <w:tcPr>
            <w:tcW w:w="1866" w:type="dxa"/>
          </w:tcPr>
          <w:p w14:paraId="792328E6" w14:textId="77777777" w:rsidR="00B037EA" w:rsidRDefault="00000000">
            <w:pPr>
              <w:pStyle w:val="Compact"/>
            </w:pPr>
            <w:r>
              <w:t>5-15 min</w:t>
            </w:r>
          </w:p>
        </w:tc>
        <w:tc>
          <w:tcPr>
            <w:tcW w:w="2126" w:type="dxa"/>
          </w:tcPr>
          <w:p w14:paraId="54E50B72" w14:textId="77777777" w:rsidR="00B037EA" w:rsidRDefault="00000000">
            <w:pPr>
              <w:pStyle w:val="Compact"/>
            </w:pPr>
            <w:r>
              <w:t>10-30 min</w:t>
            </w:r>
          </w:p>
        </w:tc>
        <w:tc>
          <w:tcPr>
            <w:tcW w:w="1833" w:type="dxa"/>
          </w:tcPr>
          <w:p w14:paraId="71F4F30C" w14:textId="77777777" w:rsidR="00B037EA" w:rsidRDefault="00000000">
            <w:pPr>
              <w:pStyle w:val="Compact"/>
            </w:pPr>
            <w:r>
              <w:t>15-45 min</w:t>
            </w:r>
          </w:p>
        </w:tc>
      </w:tr>
      <w:tr w:rsidR="00B037EA" w14:paraId="2748267B" w14:textId="77777777" w:rsidTr="00B037EA">
        <w:tc>
          <w:tcPr>
            <w:tcW w:w="3524" w:type="dxa"/>
          </w:tcPr>
          <w:p w14:paraId="3C2313E9" w14:textId="77777777" w:rsidR="00B037EA" w:rsidRDefault="00000000">
            <w:pPr>
              <w:pStyle w:val="Compact"/>
            </w:pPr>
            <w:r>
              <w:t>Total workflow time</w:t>
            </w:r>
          </w:p>
        </w:tc>
        <w:tc>
          <w:tcPr>
            <w:tcW w:w="1866" w:type="dxa"/>
          </w:tcPr>
          <w:p w14:paraId="28BFB7D9" w14:textId="77777777" w:rsidR="00B037EA" w:rsidRDefault="00000000">
            <w:pPr>
              <w:pStyle w:val="Compact"/>
            </w:pPr>
            <w:r>
              <w:t>45 min-1.5 h</w:t>
            </w:r>
          </w:p>
        </w:tc>
        <w:tc>
          <w:tcPr>
            <w:tcW w:w="2126" w:type="dxa"/>
          </w:tcPr>
          <w:p w14:paraId="5DFCD061" w14:textId="77777777" w:rsidR="00B037EA" w:rsidRDefault="00000000">
            <w:pPr>
              <w:pStyle w:val="Compact"/>
            </w:pPr>
            <w:r>
              <w:t>2-4 h</w:t>
            </w:r>
          </w:p>
        </w:tc>
        <w:tc>
          <w:tcPr>
            <w:tcW w:w="1833" w:type="dxa"/>
          </w:tcPr>
          <w:p w14:paraId="46D2FD31" w14:textId="77777777" w:rsidR="00B037EA" w:rsidRDefault="00000000">
            <w:pPr>
              <w:pStyle w:val="Compact"/>
            </w:pPr>
            <w:r>
              <w:t>4-10 h</w:t>
            </w:r>
          </w:p>
        </w:tc>
      </w:tr>
    </w:tbl>
    <w:p w14:paraId="15F902D2" w14:textId="77777777" w:rsidR="00B037EA" w:rsidRDefault="00000000">
      <w:pPr>
        <w:pStyle w:val="BodyText"/>
        <w:jc w:val="left"/>
      </w:pPr>
      <w:r>
        <w:t>¹Small dataset: &lt;100K compounds</w:t>
      </w:r>
      <w:r>
        <w:br/>
        <w:t>²Medium dataset: 100K-10M compounds</w:t>
      </w:r>
      <w:r>
        <w:br/>
        <w:t>³Large dataset: &gt;10M compounds</w:t>
      </w:r>
    </w:p>
    <w:p w14:paraId="0CEDE65E" w14:textId="77777777" w:rsidR="00B037EA" w:rsidRDefault="00000000">
      <w:pPr>
        <w:pStyle w:val="BodyText"/>
      </w:pPr>
      <w:r>
        <w:t>Notes:</w:t>
      </w:r>
    </w:p>
    <w:p w14:paraId="1DAB60D8" w14:textId="77777777" w:rsidR="00B037EA" w:rsidRDefault="00000000" w:rsidP="0079700F">
      <w:pPr>
        <w:pStyle w:val="Compact"/>
        <w:numPr>
          <w:ilvl w:val="0"/>
          <w:numId w:val="145"/>
        </w:numPr>
      </w:pPr>
      <w:r>
        <w:t>Software installation is required only once before first use</w:t>
      </w:r>
    </w:p>
    <w:p w14:paraId="52AEF6E4" w14:textId="77777777" w:rsidR="00B037EA" w:rsidRDefault="00000000" w:rsidP="0079700F">
      <w:pPr>
        <w:pStyle w:val="Compact"/>
        <w:numPr>
          <w:ilvl w:val="0"/>
          <w:numId w:val="146"/>
        </w:numPr>
      </w:pPr>
      <w:r>
        <w:t>Times assume recommended hardware configuration (32 GB RAM, 16 CPU cores)</w:t>
      </w:r>
    </w:p>
    <w:p w14:paraId="1D425A0E" w14:textId="77777777" w:rsidR="00B037EA" w:rsidRDefault="00000000" w:rsidP="0079700F">
      <w:pPr>
        <w:pStyle w:val="Compact"/>
        <w:numPr>
          <w:ilvl w:val="0"/>
          <w:numId w:val="147"/>
        </w:numPr>
      </w:pPr>
      <w:r>
        <w:t>Parallel processing (</w:t>
      </w:r>
      <w:proofErr w:type="spellStart"/>
      <w:r>
        <w:rPr>
          <w:rStyle w:val="VerbatimChar"/>
        </w:rPr>
        <w:t>num_cores</w:t>
      </w:r>
      <w:proofErr w:type="spellEnd"/>
      <w:r>
        <w:t xml:space="preserve"> parameter) significantly affects timing</w:t>
      </w:r>
      <w:r>
        <w:rPr>
          <w:noProof/>
        </w:rPr>
        <mc:AlternateContent>
          <mc:Choice Requires="wps">
            <w:drawing>
              <wp:inline distT="0" distB="0" distL="0" distR="0" wp14:anchorId="70AAF42F" wp14:editId="6966A8E8">
                <wp:extent cx="4475480" cy="635"/>
                <wp:effectExtent l="0" t="0" r="0" b="0"/>
                <wp:docPr id="17" name="Rectangle 17"/>
                <wp:cNvGraphicFramePr/>
                <a:graphic xmlns:a="http://schemas.openxmlformats.org/drawingml/2006/main">
                  <a:graphicData uri="http://schemas.microsoft.com/office/word/2010/wordprocessingShape">
                    <wps:wsp>
                      <wps:cNvSpPr/>
                      <wps:spPr>
                        <a:xfrm>
                          <a:off x="0" y="0"/>
                          <a:ext cx="4475520" cy="72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0.1pt;width:352.35pt;height:0pt;mso-wrap-style:none;v-text-anchor:middle;mso-position-horizontal:center;mso-position-vertical:top">
                <v:fill o:detectmouseclick="t" type="solid" color2="black"/>
                <v:stroke color="black" joinstyle="round" endcap="flat"/>
                <w10:wrap type="topAndBottom"/>
              </v:rect>
            </w:pict>
          </mc:Fallback>
        </mc:AlternateContent>
      </w:r>
    </w:p>
    <w:p w14:paraId="15857AAB" w14:textId="77777777" w:rsidR="00B037EA" w:rsidRDefault="00000000">
      <w:pPr>
        <w:pStyle w:val="Heading2"/>
      </w:pPr>
      <w:bookmarkStart w:id="56" w:name="timing"/>
      <w:bookmarkStart w:id="57" w:name="anticipated-results"/>
      <w:bookmarkEnd w:id="56"/>
      <w:r>
        <w:t>Anticipated results</w:t>
      </w:r>
    </w:p>
    <w:p w14:paraId="3CBFB2B6" w14:textId="77777777" w:rsidR="00B037EA" w:rsidRDefault="00000000">
      <w:pPr>
        <w:pStyle w:val="Heading3"/>
      </w:pPr>
      <w:r>
        <w:t>Output file structure</w:t>
      </w:r>
    </w:p>
    <w:p w14:paraId="2137B9A0" w14:textId="77777777" w:rsidR="00B037EA" w:rsidRDefault="00000000">
      <w:pPr>
        <w:pStyle w:val="FirstParagraph"/>
      </w:pPr>
      <w:r>
        <w:t>DELT-Hit generates a comprehensive, standardized output hierarchy:</w:t>
      </w:r>
    </w:p>
    <w:p w14:paraId="71D8E9DE" w14:textId="77777777" w:rsidR="00B037EA" w:rsidRDefault="00000000">
      <w:pPr>
        <w:pStyle w:val="code"/>
        <w:spacing w:before="0" w:after="0" w:afterAutospacing="0"/>
        <w:rPr>
          <w:sz w:val="16"/>
          <w:szCs w:val="16"/>
        </w:rPr>
      </w:pPr>
      <w:bookmarkStart w:id="58" w:name="output-file-structure"/>
      <w:bookmarkEnd w:id="58"/>
      <w:proofErr w:type="spellStart"/>
      <w:r>
        <w:rPr>
          <w:sz w:val="18"/>
          <w:szCs w:val="18"/>
        </w:rPr>
        <w:t>project_root</w:t>
      </w:r>
      <w:proofErr w:type="spellEnd"/>
      <w:r>
        <w:rPr>
          <w:sz w:val="18"/>
          <w:szCs w:val="18"/>
        </w:rPr>
        <w:t>/</w:t>
      </w:r>
    </w:p>
    <w:p w14:paraId="2990D313" w14:textId="77777777" w:rsidR="00B037EA" w:rsidRDefault="00000000">
      <w:pPr>
        <w:pStyle w:val="code"/>
        <w:spacing w:before="0" w:after="0" w:afterAutospacing="0"/>
        <w:rPr>
          <w:sz w:val="16"/>
          <w:szCs w:val="16"/>
        </w:rPr>
      </w:pPr>
      <w:r>
        <w:rPr>
          <w:sz w:val="18"/>
          <w:szCs w:val="18"/>
        </w:rPr>
        <w:t xml:space="preserve">├── </w:t>
      </w:r>
      <w:proofErr w:type="spellStart"/>
      <w:proofErr w:type="gramStart"/>
      <w:r>
        <w:rPr>
          <w:sz w:val="18"/>
          <w:szCs w:val="18"/>
        </w:rPr>
        <w:t>analysis.yaml</w:t>
      </w:r>
      <w:proofErr w:type="spellEnd"/>
      <w:proofErr w:type="gramEnd"/>
      <w:r>
        <w:rPr>
          <w:sz w:val="18"/>
          <w:szCs w:val="18"/>
        </w:rPr>
        <w:t xml:space="preserve">                        # analysis specification</w:t>
      </w:r>
    </w:p>
    <w:p w14:paraId="33FE4942" w14:textId="77777777" w:rsidR="00B037EA" w:rsidRDefault="00000000">
      <w:pPr>
        <w:pStyle w:val="code"/>
        <w:spacing w:before="0" w:after="0" w:afterAutospacing="0"/>
        <w:rPr>
          <w:sz w:val="16"/>
          <w:szCs w:val="16"/>
        </w:rPr>
      </w:pPr>
      <w:r>
        <w:rPr>
          <w:sz w:val="18"/>
          <w:szCs w:val="18"/>
        </w:rPr>
        <w:t xml:space="preserve">├── campaign.fastq.gz                    # Raw sequencing reads </w:t>
      </w:r>
    </w:p>
    <w:p w14:paraId="3D4D3C26" w14:textId="77777777" w:rsidR="00B037EA" w:rsidRDefault="00000000">
      <w:pPr>
        <w:pStyle w:val="code"/>
        <w:spacing w:before="0" w:after="0" w:afterAutospacing="0"/>
        <w:rPr>
          <w:sz w:val="16"/>
          <w:szCs w:val="16"/>
        </w:rPr>
      </w:pPr>
      <w:r>
        <w:rPr>
          <w:sz w:val="18"/>
          <w:szCs w:val="18"/>
        </w:rPr>
        <w:t xml:space="preserve">├── template.xlsx                        # Input excel sheet </w:t>
      </w:r>
    </w:p>
    <w:p w14:paraId="5709491B" w14:textId="77777777" w:rsidR="00B037EA" w:rsidRDefault="00000000">
      <w:pPr>
        <w:pStyle w:val="code"/>
        <w:spacing w:before="0" w:after="0" w:afterAutospacing="0"/>
        <w:rPr>
          <w:sz w:val="16"/>
          <w:szCs w:val="16"/>
        </w:rPr>
      </w:pPr>
      <w:r>
        <w:rPr>
          <w:sz w:val="18"/>
          <w:szCs w:val="18"/>
        </w:rPr>
        <w:t>│</w:t>
      </w:r>
    </w:p>
    <w:p w14:paraId="1A467FB5" w14:textId="77777777" w:rsidR="00B037EA" w:rsidRDefault="00000000">
      <w:pPr>
        <w:pStyle w:val="code"/>
        <w:spacing w:before="0" w:after="0" w:afterAutospacing="0"/>
        <w:rPr>
          <w:sz w:val="16"/>
          <w:szCs w:val="16"/>
        </w:rPr>
      </w:pPr>
      <w:r>
        <w:rPr>
          <w:sz w:val="18"/>
          <w:szCs w:val="18"/>
        </w:rPr>
        <w:t>└── experiments/                         # experiments (one folder per campaign)</w:t>
      </w:r>
    </w:p>
    <w:p w14:paraId="1D9DEFA3" w14:textId="77777777" w:rsidR="00B037EA" w:rsidRDefault="00000000">
      <w:pPr>
        <w:pStyle w:val="code"/>
        <w:spacing w:before="0" w:after="0" w:afterAutospacing="0"/>
        <w:rPr>
          <w:sz w:val="18"/>
          <w:szCs w:val="18"/>
        </w:rPr>
      </w:pPr>
      <w:r>
        <w:rPr>
          <w:sz w:val="18"/>
          <w:szCs w:val="18"/>
        </w:rPr>
        <w:t xml:space="preserve">    └── template/                        # Example experiment instance</w:t>
      </w:r>
    </w:p>
    <w:p w14:paraId="4EFF127C" w14:textId="77777777" w:rsidR="00B037EA" w:rsidRDefault="00000000">
      <w:pPr>
        <w:pStyle w:val="code"/>
        <w:spacing w:before="0" w:after="0" w:afterAutospacing="0"/>
        <w:rPr>
          <w:sz w:val="16"/>
          <w:szCs w:val="16"/>
        </w:rPr>
      </w:pPr>
      <w:r>
        <w:rPr>
          <w:sz w:val="18"/>
          <w:szCs w:val="18"/>
        </w:rPr>
        <w:t xml:space="preserve">        ├── </w:t>
      </w:r>
      <w:proofErr w:type="spellStart"/>
      <w:proofErr w:type="gramStart"/>
      <w:r>
        <w:rPr>
          <w:sz w:val="18"/>
          <w:szCs w:val="18"/>
        </w:rPr>
        <w:t>config.yaml</w:t>
      </w:r>
      <w:proofErr w:type="spellEnd"/>
      <w:proofErr w:type="gramEnd"/>
      <w:r>
        <w:rPr>
          <w:sz w:val="18"/>
          <w:szCs w:val="18"/>
        </w:rPr>
        <w:t xml:space="preserve">                  # Experiment-level config</w:t>
      </w:r>
    </w:p>
    <w:p w14:paraId="2A7509D2" w14:textId="77777777" w:rsidR="00B037EA" w:rsidRDefault="00000000">
      <w:pPr>
        <w:pStyle w:val="code"/>
        <w:spacing w:before="0" w:after="0" w:afterAutospacing="0"/>
        <w:rPr>
          <w:sz w:val="16"/>
          <w:szCs w:val="16"/>
        </w:rPr>
      </w:pPr>
      <w:r>
        <w:rPr>
          <w:sz w:val="18"/>
          <w:szCs w:val="18"/>
        </w:rPr>
        <w:t xml:space="preserve">        │</w:t>
      </w:r>
    </w:p>
    <w:p w14:paraId="670690E8" w14:textId="77777777" w:rsidR="00B037EA" w:rsidRDefault="00000000">
      <w:pPr>
        <w:pStyle w:val="code"/>
        <w:spacing w:before="0" w:after="0" w:afterAutospacing="0"/>
        <w:rPr>
          <w:sz w:val="16"/>
          <w:szCs w:val="16"/>
        </w:rPr>
      </w:pPr>
      <w:r>
        <w:rPr>
          <w:sz w:val="18"/>
          <w:szCs w:val="18"/>
        </w:rPr>
        <w:t xml:space="preserve">        ├── demultiplex/                 # </w:t>
      </w:r>
      <w:proofErr w:type="spellStart"/>
      <w:r>
        <w:rPr>
          <w:sz w:val="18"/>
          <w:szCs w:val="18"/>
        </w:rPr>
        <w:t>Cutadapt</w:t>
      </w:r>
      <w:proofErr w:type="spellEnd"/>
      <w:r>
        <w:rPr>
          <w:sz w:val="18"/>
          <w:szCs w:val="18"/>
        </w:rPr>
        <w:t>-based demultiplexing)</w:t>
      </w:r>
    </w:p>
    <w:p w14:paraId="01F20966" w14:textId="77777777" w:rsidR="00B037EA" w:rsidRDefault="00000000">
      <w:pPr>
        <w:pStyle w:val="code"/>
        <w:spacing w:before="0" w:after="0" w:afterAutospacing="0"/>
        <w:rPr>
          <w:sz w:val="16"/>
          <w:szCs w:val="16"/>
        </w:rPr>
      </w:pPr>
      <w:r>
        <w:rPr>
          <w:sz w:val="18"/>
          <w:szCs w:val="18"/>
        </w:rPr>
        <w:t xml:space="preserve">        │   ├── </w:t>
      </w:r>
      <w:proofErr w:type="spellStart"/>
      <w:r>
        <w:rPr>
          <w:sz w:val="18"/>
          <w:szCs w:val="18"/>
        </w:rPr>
        <w:t>cutadapt_input_files</w:t>
      </w:r>
      <w:proofErr w:type="spellEnd"/>
      <w:r>
        <w:rPr>
          <w:sz w:val="18"/>
          <w:szCs w:val="18"/>
        </w:rPr>
        <w:t xml:space="preserve">/    # Files passed to </w:t>
      </w:r>
      <w:proofErr w:type="spellStart"/>
      <w:r>
        <w:rPr>
          <w:sz w:val="18"/>
          <w:szCs w:val="18"/>
        </w:rPr>
        <w:t>Cutadapt</w:t>
      </w:r>
      <w:proofErr w:type="spellEnd"/>
      <w:r>
        <w:rPr>
          <w:sz w:val="18"/>
          <w:szCs w:val="18"/>
        </w:rPr>
        <w:t xml:space="preserve"> (generated)</w:t>
      </w:r>
    </w:p>
    <w:p w14:paraId="3D5F3DDC" w14:textId="77777777" w:rsidR="00B037EA" w:rsidRDefault="00000000">
      <w:pPr>
        <w:pStyle w:val="code"/>
        <w:spacing w:before="0" w:after="0" w:afterAutospacing="0"/>
        <w:rPr>
          <w:sz w:val="16"/>
          <w:szCs w:val="16"/>
        </w:rPr>
      </w:pPr>
      <w:r>
        <w:rPr>
          <w:sz w:val="18"/>
          <w:szCs w:val="18"/>
        </w:rPr>
        <w:t xml:space="preserve">        │   │   ├── demultiplex.sh       # Generated shell script running </w:t>
      </w:r>
      <w:proofErr w:type="spellStart"/>
      <w:r>
        <w:rPr>
          <w:sz w:val="18"/>
          <w:szCs w:val="18"/>
        </w:rPr>
        <w:t>Cutadapt</w:t>
      </w:r>
      <w:proofErr w:type="spellEnd"/>
      <w:r>
        <w:rPr>
          <w:sz w:val="18"/>
          <w:szCs w:val="18"/>
        </w:rPr>
        <w:t xml:space="preserve"> steps</w:t>
      </w:r>
    </w:p>
    <w:p w14:paraId="09D4F66C" w14:textId="77777777" w:rsidR="00B037EA" w:rsidRDefault="00000000">
      <w:pPr>
        <w:pStyle w:val="code"/>
        <w:spacing w:before="0" w:after="0" w:afterAutospacing="0"/>
        <w:rPr>
          <w:sz w:val="16"/>
          <w:szCs w:val="16"/>
        </w:rPr>
      </w:pPr>
      <w:r>
        <w:rPr>
          <w:sz w:val="18"/>
          <w:szCs w:val="18"/>
        </w:rPr>
        <w:t xml:space="preserve">        │   │   └── {0-S0,1-C0,2-B</w:t>
      </w:r>
      <w:proofErr w:type="gramStart"/>
      <w:r>
        <w:rPr>
          <w:sz w:val="18"/>
          <w:szCs w:val="18"/>
        </w:rPr>
        <w:t>0,...}.</w:t>
      </w:r>
      <w:proofErr w:type="spellStart"/>
      <w:r>
        <w:rPr>
          <w:sz w:val="18"/>
          <w:szCs w:val="18"/>
        </w:rPr>
        <w:t>fastq</w:t>
      </w:r>
      <w:proofErr w:type="spellEnd"/>
      <w:proofErr w:type="gramEnd"/>
      <w:r>
        <w:rPr>
          <w:sz w:val="18"/>
          <w:szCs w:val="18"/>
        </w:rPr>
        <w:t xml:space="preserve">   # </w:t>
      </w:r>
      <w:proofErr w:type="spellStart"/>
      <w:r>
        <w:rPr>
          <w:sz w:val="18"/>
          <w:szCs w:val="18"/>
        </w:rPr>
        <w:t>Cutadapt</w:t>
      </w:r>
      <w:proofErr w:type="spellEnd"/>
      <w:r>
        <w:rPr>
          <w:sz w:val="18"/>
          <w:szCs w:val="18"/>
        </w:rPr>
        <w:t xml:space="preserve"> adapter lists</w:t>
      </w:r>
    </w:p>
    <w:p w14:paraId="49FE3B04" w14:textId="77777777" w:rsidR="00B037EA" w:rsidRDefault="00000000">
      <w:pPr>
        <w:pStyle w:val="code"/>
        <w:spacing w:before="0" w:after="0" w:afterAutospacing="0"/>
        <w:rPr>
          <w:sz w:val="16"/>
          <w:szCs w:val="16"/>
        </w:rPr>
      </w:pPr>
      <w:r>
        <w:rPr>
          <w:sz w:val="18"/>
          <w:szCs w:val="18"/>
        </w:rPr>
        <w:t xml:space="preserve">        │   └── </w:t>
      </w:r>
      <w:proofErr w:type="spellStart"/>
      <w:r>
        <w:rPr>
          <w:sz w:val="18"/>
          <w:szCs w:val="18"/>
        </w:rPr>
        <w:t>cutadapt_output_files</w:t>
      </w:r>
      <w:proofErr w:type="spellEnd"/>
      <w:r>
        <w:rPr>
          <w:sz w:val="18"/>
          <w:szCs w:val="18"/>
        </w:rPr>
        <w:t xml:space="preserve">/   # </w:t>
      </w:r>
      <w:proofErr w:type="spellStart"/>
      <w:r>
        <w:rPr>
          <w:sz w:val="18"/>
          <w:szCs w:val="18"/>
        </w:rPr>
        <w:t>Cutadapt</w:t>
      </w:r>
      <w:proofErr w:type="spellEnd"/>
      <w:r>
        <w:rPr>
          <w:sz w:val="18"/>
          <w:szCs w:val="18"/>
        </w:rPr>
        <w:t xml:space="preserve"> outputs per step</w:t>
      </w:r>
    </w:p>
    <w:p w14:paraId="392AE19E" w14:textId="77777777" w:rsidR="00B037EA" w:rsidRDefault="00000000">
      <w:pPr>
        <w:pStyle w:val="code"/>
        <w:spacing w:before="0" w:after="0" w:afterAutospacing="0"/>
        <w:rPr>
          <w:sz w:val="18"/>
          <w:szCs w:val="18"/>
        </w:rPr>
      </w:pPr>
      <w:r>
        <w:rPr>
          <w:sz w:val="18"/>
          <w:szCs w:val="18"/>
        </w:rPr>
        <w:t xml:space="preserve">        │       ├── </w:t>
      </w:r>
      <w:proofErr w:type="gramStart"/>
      <w:r>
        <w:rPr>
          <w:sz w:val="18"/>
          <w:szCs w:val="18"/>
        </w:rPr>
        <w:t>*.</w:t>
      </w:r>
      <w:proofErr w:type="spellStart"/>
      <w:r>
        <w:rPr>
          <w:sz w:val="18"/>
          <w:szCs w:val="18"/>
        </w:rPr>
        <w:t>cutadapt</w:t>
      </w:r>
      <w:proofErr w:type="gramEnd"/>
      <w:r>
        <w:rPr>
          <w:sz w:val="18"/>
          <w:szCs w:val="18"/>
        </w:rPr>
        <w:t>.json</w:t>
      </w:r>
      <w:proofErr w:type="spellEnd"/>
      <w:r>
        <w:rPr>
          <w:sz w:val="18"/>
          <w:szCs w:val="18"/>
        </w:rPr>
        <w:t xml:space="preserve">      # Per-step JSON stats from </w:t>
      </w:r>
      <w:proofErr w:type="spellStart"/>
      <w:r>
        <w:rPr>
          <w:sz w:val="18"/>
          <w:szCs w:val="18"/>
        </w:rPr>
        <w:t>Cutadapt</w:t>
      </w:r>
      <w:proofErr w:type="spellEnd"/>
    </w:p>
    <w:p w14:paraId="3D1E4A15" w14:textId="77777777" w:rsidR="00B037EA" w:rsidRDefault="00000000">
      <w:pPr>
        <w:pStyle w:val="code"/>
        <w:spacing w:before="0" w:after="0" w:afterAutospacing="0"/>
        <w:rPr>
          <w:sz w:val="16"/>
          <w:szCs w:val="16"/>
        </w:rPr>
      </w:pPr>
      <w:r>
        <w:rPr>
          <w:sz w:val="18"/>
          <w:szCs w:val="18"/>
        </w:rPr>
        <w:t xml:space="preserve">        │       ├── *.cutadapt.log       # Per-step logs (</w:t>
      </w:r>
      <w:proofErr w:type="spellStart"/>
      <w:r>
        <w:rPr>
          <w:sz w:val="18"/>
          <w:szCs w:val="18"/>
        </w:rPr>
        <w:t>stdout</w:t>
      </w:r>
      <w:proofErr w:type="spellEnd"/>
      <w:r>
        <w:rPr>
          <w:sz w:val="18"/>
          <w:szCs w:val="18"/>
        </w:rPr>
        <w:t>/stderr capture)</w:t>
      </w:r>
    </w:p>
    <w:p w14:paraId="4E0CDFBE" w14:textId="77777777" w:rsidR="00B037EA" w:rsidRDefault="00000000">
      <w:pPr>
        <w:pStyle w:val="code"/>
        <w:spacing w:before="0" w:after="0" w:afterAutospacing="0"/>
        <w:rPr>
          <w:sz w:val="18"/>
          <w:szCs w:val="18"/>
        </w:rPr>
      </w:pPr>
      <w:r>
        <w:rPr>
          <w:sz w:val="18"/>
          <w:szCs w:val="18"/>
        </w:rPr>
        <w:t xml:space="preserve">        │       ├── input.fastq.gz       # </w:t>
      </w:r>
      <w:proofErr w:type="spellStart"/>
      <w:r>
        <w:rPr>
          <w:sz w:val="18"/>
          <w:szCs w:val="18"/>
        </w:rPr>
        <w:t>Cutadapt</w:t>
      </w:r>
      <w:proofErr w:type="spellEnd"/>
      <w:r>
        <w:rPr>
          <w:sz w:val="18"/>
          <w:szCs w:val="18"/>
        </w:rPr>
        <w:t xml:space="preserve"> input for the demultiplexing</w:t>
      </w:r>
    </w:p>
    <w:p w14:paraId="5EF06D3D" w14:textId="77777777" w:rsidR="00B037EA" w:rsidRDefault="00000000">
      <w:pPr>
        <w:pStyle w:val="code"/>
        <w:spacing w:before="0" w:after="0" w:afterAutospacing="0"/>
        <w:rPr>
          <w:sz w:val="18"/>
          <w:szCs w:val="18"/>
        </w:rPr>
      </w:pPr>
      <w:r>
        <w:rPr>
          <w:sz w:val="18"/>
          <w:szCs w:val="18"/>
        </w:rPr>
        <w:t xml:space="preserve">        │       ├── out.fastq.gz         # </w:t>
      </w:r>
      <w:proofErr w:type="spellStart"/>
      <w:r>
        <w:rPr>
          <w:sz w:val="18"/>
          <w:szCs w:val="18"/>
        </w:rPr>
        <w:t>Cutadapt</w:t>
      </w:r>
      <w:proofErr w:type="spellEnd"/>
      <w:r>
        <w:rPr>
          <w:sz w:val="18"/>
          <w:szCs w:val="18"/>
        </w:rPr>
        <w:t xml:space="preserve"> output for the demultiplexing</w:t>
      </w:r>
    </w:p>
    <w:p w14:paraId="489BA89B" w14:textId="77777777" w:rsidR="00B037EA" w:rsidRDefault="00000000">
      <w:pPr>
        <w:pStyle w:val="code"/>
        <w:spacing w:before="0" w:after="0" w:afterAutospacing="0"/>
        <w:rPr>
          <w:sz w:val="16"/>
          <w:szCs w:val="16"/>
        </w:rPr>
      </w:pPr>
      <w:r>
        <w:rPr>
          <w:sz w:val="18"/>
          <w:szCs w:val="18"/>
        </w:rPr>
        <w:t xml:space="preserve">        │       └── </w:t>
      </w:r>
      <w:proofErr w:type="gramStart"/>
      <w:r>
        <w:rPr>
          <w:sz w:val="18"/>
          <w:szCs w:val="18"/>
        </w:rPr>
        <w:t>reads_with_adapters.gz  #</w:t>
      </w:r>
      <w:proofErr w:type="gramEnd"/>
      <w:r>
        <w:rPr>
          <w:sz w:val="18"/>
          <w:szCs w:val="18"/>
        </w:rPr>
        <w:t xml:space="preserve"> Reads retained with adapters</w:t>
      </w:r>
    </w:p>
    <w:p w14:paraId="16A02E48" w14:textId="77777777" w:rsidR="00B037EA" w:rsidRDefault="00000000">
      <w:pPr>
        <w:pStyle w:val="code"/>
        <w:spacing w:before="0" w:after="0" w:afterAutospacing="0"/>
        <w:rPr>
          <w:sz w:val="16"/>
          <w:szCs w:val="16"/>
        </w:rPr>
      </w:pPr>
      <w:r>
        <w:rPr>
          <w:sz w:val="18"/>
          <w:szCs w:val="18"/>
        </w:rPr>
        <w:lastRenderedPageBreak/>
        <w:t xml:space="preserve">        │</w:t>
      </w:r>
    </w:p>
    <w:p w14:paraId="1A1C502F" w14:textId="77777777" w:rsidR="00B037EA" w:rsidRDefault="00000000">
      <w:pPr>
        <w:pStyle w:val="code"/>
        <w:spacing w:before="0" w:after="0" w:afterAutospacing="0"/>
        <w:rPr>
          <w:sz w:val="16"/>
          <w:szCs w:val="16"/>
        </w:rPr>
      </w:pPr>
      <w:r>
        <w:rPr>
          <w:sz w:val="18"/>
          <w:szCs w:val="18"/>
        </w:rPr>
        <w:t xml:space="preserve">        ├── library/                     # Library reconstruction &amp; enumeration outputs</w:t>
      </w:r>
    </w:p>
    <w:p w14:paraId="4B3CCE40" w14:textId="77777777" w:rsidR="00B037EA" w:rsidRDefault="00000000">
      <w:pPr>
        <w:pStyle w:val="code"/>
        <w:spacing w:before="0" w:after="0" w:afterAutospacing="0"/>
        <w:rPr>
          <w:sz w:val="16"/>
          <w:szCs w:val="16"/>
        </w:rPr>
      </w:pPr>
      <w:r>
        <w:rPr>
          <w:sz w:val="18"/>
          <w:szCs w:val="18"/>
        </w:rPr>
        <w:t xml:space="preserve">        │   ├── </w:t>
      </w:r>
      <w:proofErr w:type="spellStart"/>
      <w:proofErr w:type="gramStart"/>
      <w:r>
        <w:rPr>
          <w:sz w:val="18"/>
          <w:szCs w:val="18"/>
        </w:rPr>
        <w:t>library.parquet</w:t>
      </w:r>
      <w:proofErr w:type="spellEnd"/>
      <w:proofErr w:type="gramEnd"/>
      <w:r>
        <w:rPr>
          <w:sz w:val="18"/>
          <w:szCs w:val="18"/>
        </w:rPr>
        <w:t xml:space="preserve">          # Enumerated library table</w:t>
      </w:r>
    </w:p>
    <w:p w14:paraId="76C14969" w14:textId="77777777" w:rsidR="00B037EA" w:rsidRDefault="00000000">
      <w:pPr>
        <w:pStyle w:val="code"/>
        <w:spacing w:before="0" w:after="0" w:afterAutospacing="0"/>
        <w:rPr>
          <w:sz w:val="16"/>
          <w:szCs w:val="16"/>
        </w:rPr>
      </w:pPr>
      <w:r>
        <w:rPr>
          <w:sz w:val="18"/>
          <w:szCs w:val="18"/>
        </w:rPr>
        <w:t xml:space="preserve">        │   ├── reaction_graph.png       # Main reaction graph visualization</w:t>
      </w:r>
    </w:p>
    <w:p w14:paraId="702A2B04" w14:textId="77777777" w:rsidR="00B037EA" w:rsidRDefault="00000000">
      <w:pPr>
        <w:pStyle w:val="code"/>
        <w:spacing w:before="0" w:after="0" w:afterAutospacing="0"/>
        <w:rPr>
          <w:sz w:val="16"/>
          <w:szCs w:val="16"/>
        </w:rPr>
      </w:pPr>
      <w:r>
        <w:rPr>
          <w:sz w:val="18"/>
          <w:szCs w:val="18"/>
        </w:rPr>
        <w:t xml:space="preserve">        │   ├── building_block_reactions_graph.png   # Graph focused on building blocks</w:t>
      </w:r>
    </w:p>
    <w:p w14:paraId="1CC12B9F" w14:textId="77777777" w:rsidR="00B037EA" w:rsidRDefault="00000000">
      <w:pPr>
        <w:pStyle w:val="code"/>
        <w:spacing w:before="0" w:after="0" w:afterAutospacing="0"/>
        <w:rPr>
          <w:sz w:val="16"/>
          <w:szCs w:val="16"/>
        </w:rPr>
      </w:pPr>
      <w:r>
        <w:rPr>
          <w:sz w:val="18"/>
          <w:szCs w:val="18"/>
        </w:rPr>
        <w:t xml:space="preserve">        │   ├── additional_reactions_graph.png       # Extra/optional reactions graph</w:t>
      </w:r>
    </w:p>
    <w:p w14:paraId="39B32D48" w14:textId="77777777" w:rsidR="00B037EA" w:rsidRDefault="00000000">
      <w:pPr>
        <w:pStyle w:val="code"/>
        <w:spacing w:before="0" w:after="0" w:afterAutospacing="0"/>
        <w:rPr>
          <w:sz w:val="16"/>
          <w:szCs w:val="16"/>
        </w:rPr>
      </w:pPr>
      <w:r>
        <w:rPr>
          <w:sz w:val="18"/>
          <w:szCs w:val="18"/>
        </w:rPr>
        <w:t xml:space="preserve">        │   │</w:t>
      </w:r>
    </w:p>
    <w:p w14:paraId="29DCF7AD" w14:textId="77777777" w:rsidR="00B037EA" w:rsidRDefault="00000000">
      <w:pPr>
        <w:pStyle w:val="code"/>
        <w:spacing w:before="0" w:after="0" w:afterAutospacing="0"/>
        <w:rPr>
          <w:sz w:val="16"/>
          <w:szCs w:val="16"/>
        </w:rPr>
      </w:pPr>
      <w:r>
        <w:rPr>
          <w:sz w:val="18"/>
          <w:szCs w:val="18"/>
        </w:rPr>
        <w:t xml:space="preserve">        │   └── properties/              # Calculated molecular descriptors for the library</w:t>
      </w:r>
    </w:p>
    <w:p w14:paraId="1D167D7E" w14:textId="77777777" w:rsidR="00B037EA" w:rsidRDefault="00000000">
      <w:pPr>
        <w:pStyle w:val="code"/>
        <w:spacing w:before="0" w:after="0" w:afterAutospacing="0"/>
        <w:rPr>
          <w:sz w:val="18"/>
          <w:szCs w:val="18"/>
        </w:rPr>
      </w:pPr>
      <w:r>
        <w:rPr>
          <w:sz w:val="18"/>
          <w:szCs w:val="18"/>
        </w:rPr>
        <w:t xml:space="preserve">        │       ├── </w:t>
      </w:r>
      <w:proofErr w:type="spellStart"/>
      <w:proofErr w:type="gramStart"/>
      <w:r>
        <w:rPr>
          <w:sz w:val="18"/>
          <w:szCs w:val="18"/>
        </w:rPr>
        <w:t>properties.parquet</w:t>
      </w:r>
      <w:proofErr w:type="spellEnd"/>
      <w:proofErr w:type="gramEnd"/>
      <w:r>
        <w:rPr>
          <w:sz w:val="18"/>
          <w:szCs w:val="18"/>
        </w:rPr>
        <w:t xml:space="preserve">   # Descriptor table aligned with </w:t>
      </w:r>
      <w:proofErr w:type="spellStart"/>
      <w:proofErr w:type="gramStart"/>
      <w:r>
        <w:rPr>
          <w:sz w:val="18"/>
          <w:szCs w:val="18"/>
        </w:rPr>
        <w:t>library.parquet</w:t>
      </w:r>
      <w:proofErr w:type="spellEnd"/>
      <w:proofErr w:type="gramEnd"/>
    </w:p>
    <w:p w14:paraId="02D915DB" w14:textId="77777777" w:rsidR="00B037EA" w:rsidRDefault="00000000">
      <w:pPr>
        <w:pStyle w:val="code"/>
        <w:spacing w:before="0" w:after="0" w:afterAutospacing="0"/>
        <w:rPr>
          <w:sz w:val="16"/>
          <w:szCs w:val="16"/>
        </w:rPr>
      </w:pPr>
      <w:r>
        <w:rPr>
          <w:sz w:val="18"/>
          <w:szCs w:val="18"/>
        </w:rPr>
        <w:t xml:space="preserve">        │       └── prop_*.png           # Descriptor distributions (</w:t>
      </w:r>
      <w:proofErr w:type="spellStart"/>
      <w:proofErr w:type="gramStart"/>
      <w:r>
        <w:rPr>
          <w:sz w:val="18"/>
          <w:szCs w:val="18"/>
        </w:rPr>
        <w:t>e.g.,mw</w:t>
      </w:r>
      <w:proofErr w:type="spellEnd"/>
      <w:proofErr w:type="gramEnd"/>
      <w:r>
        <w:rPr>
          <w:sz w:val="18"/>
          <w:szCs w:val="18"/>
        </w:rPr>
        <w:t>/</w:t>
      </w:r>
      <w:proofErr w:type="spellStart"/>
      <w:r>
        <w:rPr>
          <w:sz w:val="18"/>
          <w:szCs w:val="18"/>
        </w:rPr>
        <w:t>logP</w:t>
      </w:r>
      <w:proofErr w:type="spellEnd"/>
      <w:r>
        <w:rPr>
          <w:sz w:val="18"/>
          <w:szCs w:val="18"/>
        </w:rPr>
        <w:t>/TPSA/QED/…)</w:t>
      </w:r>
    </w:p>
    <w:p w14:paraId="5D28262F" w14:textId="77777777" w:rsidR="00B037EA" w:rsidRDefault="00000000">
      <w:pPr>
        <w:pStyle w:val="code"/>
        <w:spacing w:before="0" w:after="0" w:afterAutospacing="0"/>
        <w:rPr>
          <w:sz w:val="16"/>
          <w:szCs w:val="16"/>
        </w:rPr>
      </w:pPr>
      <w:r>
        <w:rPr>
          <w:sz w:val="18"/>
          <w:szCs w:val="18"/>
        </w:rPr>
        <w:t xml:space="preserve">        │</w:t>
      </w:r>
    </w:p>
    <w:p w14:paraId="684DB8AF" w14:textId="77777777" w:rsidR="00B037EA" w:rsidRDefault="00000000">
      <w:pPr>
        <w:pStyle w:val="code"/>
        <w:spacing w:before="0" w:after="0" w:afterAutospacing="0"/>
        <w:rPr>
          <w:sz w:val="16"/>
          <w:szCs w:val="16"/>
        </w:rPr>
      </w:pPr>
      <w:r>
        <w:rPr>
          <w:sz w:val="18"/>
          <w:szCs w:val="18"/>
        </w:rPr>
        <w:t xml:space="preserve">        ├── representations/             # ML-ready representations derived from SMILES</w:t>
      </w:r>
    </w:p>
    <w:p w14:paraId="08B2F9BA" w14:textId="77777777" w:rsidR="00B037EA" w:rsidRDefault="00000000">
      <w:pPr>
        <w:pStyle w:val="code"/>
        <w:spacing w:before="0" w:after="0" w:afterAutospacing="0"/>
        <w:rPr>
          <w:sz w:val="16"/>
          <w:szCs w:val="16"/>
        </w:rPr>
      </w:pPr>
      <w:r>
        <w:rPr>
          <w:sz w:val="18"/>
          <w:szCs w:val="18"/>
        </w:rPr>
        <w:t xml:space="preserve">        │   ├── </w:t>
      </w:r>
      <w:proofErr w:type="spellStart"/>
      <w:r>
        <w:rPr>
          <w:sz w:val="18"/>
          <w:szCs w:val="18"/>
        </w:rPr>
        <w:t>morgan.npz</w:t>
      </w:r>
      <w:proofErr w:type="spellEnd"/>
      <w:r>
        <w:rPr>
          <w:sz w:val="18"/>
          <w:szCs w:val="18"/>
        </w:rPr>
        <w:t xml:space="preserve">               # Morgan fingerprints (sparse array)</w:t>
      </w:r>
    </w:p>
    <w:p w14:paraId="55231A7A" w14:textId="77777777" w:rsidR="00B037EA" w:rsidRDefault="00000000">
      <w:pPr>
        <w:pStyle w:val="code"/>
        <w:spacing w:before="0" w:after="0" w:afterAutospacing="0"/>
        <w:rPr>
          <w:sz w:val="16"/>
          <w:szCs w:val="16"/>
        </w:rPr>
      </w:pPr>
      <w:r>
        <w:rPr>
          <w:sz w:val="18"/>
          <w:szCs w:val="18"/>
        </w:rPr>
        <w:t xml:space="preserve">        │   └── </w:t>
      </w:r>
      <w:proofErr w:type="spellStart"/>
      <w:r>
        <w:rPr>
          <w:sz w:val="18"/>
          <w:szCs w:val="18"/>
        </w:rPr>
        <w:t>bert.npz</w:t>
      </w:r>
      <w:proofErr w:type="spellEnd"/>
      <w:r>
        <w:rPr>
          <w:sz w:val="18"/>
          <w:szCs w:val="18"/>
        </w:rPr>
        <w:t xml:space="preserve">                 # Embeddings (e.g., SMILES BERT)</w:t>
      </w:r>
    </w:p>
    <w:p w14:paraId="3EBBA638" w14:textId="77777777" w:rsidR="00B037EA" w:rsidRDefault="00000000">
      <w:pPr>
        <w:pStyle w:val="code"/>
        <w:spacing w:before="0" w:after="0" w:afterAutospacing="0"/>
        <w:rPr>
          <w:sz w:val="16"/>
          <w:szCs w:val="16"/>
        </w:rPr>
      </w:pPr>
      <w:r>
        <w:rPr>
          <w:sz w:val="18"/>
          <w:szCs w:val="18"/>
        </w:rPr>
        <w:t xml:space="preserve">        │</w:t>
      </w:r>
    </w:p>
    <w:p w14:paraId="3FE47B66" w14:textId="77777777" w:rsidR="00B037EA" w:rsidRDefault="00000000">
      <w:pPr>
        <w:pStyle w:val="code"/>
        <w:spacing w:before="0" w:after="0" w:afterAutospacing="0"/>
        <w:rPr>
          <w:sz w:val="18"/>
          <w:szCs w:val="18"/>
        </w:rPr>
      </w:pPr>
      <w:r>
        <w:rPr>
          <w:sz w:val="18"/>
          <w:szCs w:val="18"/>
        </w:rPr>
        <w:t xml:space="preserve">        ├── selections/                  # Per-selection count tables (from demultiplexing)</w:t>
      </w:r>
    </w:p>
    <w:p w14:paraId="3B5ED5B7" w14:textId="77777777" w:rsidR="00B037EA" w:rsidRDefault="00000000">
      <w:pPr>
        <w:pStyle w:val="code"/>
        <w:spacing w:before="0" w:after="0" w:afterAutospacing="0"/>
        <w:rPr>
          <w:sz w:val="16"/>
          <w:szCs w:val="16"/>
        </w:rPr>
      </w:pPr>
      <w:r>
        <w:rPr>
          <w:sz w:val="18"/>
          <w:szCs w:val="18"/>
        </w:rPr>
        <w:t xml:space="preserve">        │   ├── AG24_4/                  # One selection / condition / replicate</w:t>
      </w:r>
    </w:p>
    <w:p w14:paraId="4039A945" w14:textId="77777777" w:rsidR="00B037EA" w:rsidRDefault="00000000">
      <w:pPr>
        <w:pStyle w:val="code"/>
        <w:spacing w:before="0" w:after="0" w:afterAutospacing="0"/>
        <w:rPr>
          <w:sz w:val="18"/>
          <w:szCs w:val="18"/>
        </w:rPr>
      </w:pPr>
      <w:r>
        <w:rPr>
          <w:sz w:val="18"/>
          <w:szCs w:val="18"/>
        </w:rPr>
        <w:t xml:space="preserve">        │   │   └── counts.txt           # Count table for this selection</w:t>
      </w:r>
    </w:p>
    <w:p w14:paraId="7F1F8318" w14:textId="77777777" w:rsidR="00B037EA" w:rsidRDefault="00000000">
      <w:pPr>
        <w:pStyle w:val="code"/>
        <w:spacing w:before="0" w:after="0" w:afterAutospacing="0"/>
        <w:rPr>
          <w:sz w:val="16"/>
          <w:szCs w:val="16"/>
        </w:rPr>
      </w:pPr>
      <w:r>
        <w:rPr>
          <w:sz w:val="18"/>
          <w:szCs w:val="18"/>
        </w:rPr>
        <w:t xml:space="preserve">        │   ├── AG24_5/</w:t>
      </w:r>
    </w:p>
    <w:p w14:paraId="76F53769" w14:textId="77777777" w:rsidR="00B037EA" w:rsidRDefault="00000000">
      <w:pPr>
        <w:pStyle w:val="code"/>
        <w:spacing w:before="0" w:after="0" w:afterAutospacing="0"/>
        <w:rPr>
          <w:sz w:val="16"/>
          <w:szCs w:val="16"/>
        </w:rPr>
      </w:pPr>
      <w:r>
        <w:rPr>
          <w:sz w:val="18"/>
          <w:szCs w:val="18"/>
        </w:rPr>
        <w:t xml:space="preserve">        │   │   └── counts.txt</w:t>
      </w:r>
    </w:p>
    <w:p w14:paraId="385BB58D" w14:textId="77777777" w:rsidR="00B037EA" w:rsidRDefault="00000000">
      <w:pPr>
        <w:pStyle w:val="code"/>
        <w:spacing w:before="0" w:after="0" w:afterAutospacing="0"/>
        <w:rPr>
          <w:sz w:val="16"/>
          <w:szCs w:val="16"/>
        </w:rPr>
      </w:pPr>
      <w:r>
        <w:rPr>
          <w:sz w:val="18"/>
          <w:szCs w:val="18"/>
        </w:rPr>
        <w:t xml:space="preserve">        │   ├── AG24_6/</w:t>
      </w:r>
    </w:p>
    <w:p w14:paraId="3150A62F" w14:textId="77777777" w:rsidR="00B037EA" w:rsidRDefault="00000000">
      <w:pPr>
        <w:pStyle w:val="code"/>
        <w:spacing w:before="0" w:after="0" w:afterAutospacing="0"/>
        <w:rPr>
          <w:sz w:val="16"/>
          <w:szCs w:val="16"/>
        </w:rPr>
      </w:pPr>
      <w:r>
        <w:rPr>
          <w:sz w:val="18"/>
          <w:szCs w:val="18"/>
        </w:rPr>
        <w:t xml:space="preserve">        │   │   └── counts.txt</w:t>
      </w:r>
    </w:p>
    <w:p w14:paraId="7E04293E" w14:textId="77777777" w:rsidR="00B037EA" w:rsidRDefault="00000000">
      <w:pPr>
        <w:pStyle w:val="code"/>
        <w:spacing w:before="0" w:after="0" w:afterAutospacing="0"/>
        <w:rPr>
          <w:sz w:val="16"/>
          <w:szCs w:val="16"/>
        </w:rPr>
      </w:pPr>
      <w:r>
        <w:rPr>
          <w:sz w:val="18"/>
          <w:szCs w:val="18"/>
        </w:rPr>
        <w:t xml:space="preserve">        │   ├── AG24_13/</w:t>
      </w:r>
    </w:p>
    <w:p w14:paraId="00AF3D5E" w14:textId="77777777" w:rsidR="00B037EA" w:rsidRDefault="00000000">
      <w:pPr>
        <w:pStyle w:val="code"/>
        <w:spacing w:before="0" w:after="0" w:afterAutospacing="0"/>
        <w:rPr>
          <w:sz w:val="16"/>
          <w:szCs w:val="16"/>
        </w:rPr>
      </w:pPr>
      <w:r>
        <w:rPr>
          <w:sz w:val="18"/>
          <w:szCs w:val="18"/>
        </w:rPr>
        <w:t xml:space="preserve">        │   │   └── counts.txt</w:t>
      </w:r>
    </w:p>
    <w:p w14:paraId="5DD1ECC7" w14:textId="77777777" w:rsidR="00B037EA" w:rsidRDefault="00000000">
      <w:pPr>
        <w:pStyle w:val="code"/>
        <w:spacing w:before="0" w:after="0" w:afterAutospacing="0"/>
        <w:rPr>
          <w:sz w:val="16"/>
          <w:szCs w:val="16"/>
        </w:rPr>
      </w:pPr>
      <w:r>
        <w:rPr>
          <w:sz w:val="18"/>
          <w:szCs w:val="18"/>
        </w:rPr>
        <w:t xml:space="preserve">        │   └── ...                      # Many more selections</w:t>
      </w:r>
    </w:p>
    <w:p w14:paraId="59757FE2" w14:textId="77777777" w:rsidR="00B037EA" w:rsidRDefault="00000000">
      <w:pPr>
        <w:pStyle w:val="code"/>
        <w:spacing w:before="0" w:after="0" w:afterAutospacing="0"/>
        <w:rPr>
          <w:sz w:val="16"/>
          <w:szCs w:val="16"/>
        </w:rPr>
      </w:pPr>
      <w:r>
        <w:rPr>
          <w:sz w:val="18"/>
          <w:szCs w:val="18"/>
        </w:rPr>
        <w:t xml:space="preserve">        │   # Note: AG24_*_counts.txt files at this level are flattened copies of the per-  </w:t>
      </w:r>
      <w:r>
        <w:rPr>
          <w:sz w:val="18"/>
          <w:szCs w:val="18"/>
        </w:rPr>
        <w:br/>
        <w:t xml:space="preserve">        |           folder counts</w:t>
      </w:r>
    </w:p>
    <w:p w14:paraId="0BB7F47F" w14:textId="77777777" w:rsidR="00B037EA" w:rsidRDefault="00000000">
      <w:pPr>
        <w:pStyle w:val="code"/>
        <w:spacing w:before="0" w:after="0" w:afterAutospacing="0"/>
        <w:rPr>
          <w:sz w:val="16"/>
          <w:szCs w:val="16"/>
        </w:rPr>
      </w:pPr>
      <w:r>
        <w:rPr>
          <w:sz w:val="18"/>
          <w:szCs w:val="18"/>
        </w:rPr>
        <w:t xml:space="preserve">        │</w:t>
      </w:r>
    </w:p>
    <w:p w14:paraId="2B2B5520" w14:textId="77777777" w:rsidR="00B037EA" w:rsidRDefault="00000000">
      <w:pPr>
        <w:pStyle w:val="code"/>
        <w:spacing w:before="0" w:after="0" w:afterAutospacing="0"/>
        <w:rPr>
          <w:sz w:val="16"/>
          <w:szCs w:val="16"/>
        </w:rPr>
      </w:pPr>
      <w:r>
        <w:rPr>
          <w:sz w:val="18"/>
          <w:szCs w:val="18"/>
        </w:rPr>
        <w:t xml:space="preserve">        ├── qc/                          # Quality control outputs</w:t>
      </w:r>
    </w:p>
    <w:p w14:paraId="386D6DD0" w14:textId="77777777" w:rsidR="00B037EA" w:rsidRDefault="00000000">
      <w:pPr>
        <w:pStyle w:val="code"/>
        <w:spacing w:before="0" w:after="0" w:afterAutospacing="0"/>
        <w:rPr>
          <w:sz w:val="16"/>
          <w:szCs w:val="16"/>
        </w:rPr>
      </w:pPr>
      <w:r>
        <w:rPr>
          <w:sz w:val="18"/>
          <w:szCs w:val="18"/>
        </w:rPr>
        <w:t xml:space="preserve">        │   ├── report.txt               # Human-readable QC summary</w:t>
      </w:r>
    </w:p>
    <w:p w14:paraId="591A9F73" w14:textId="77777777" w:rsidR="00B037EA" w:rsidRDefault="00000000">
      <w:pPr>
        <w:pStyle w:val="code"/>
        <w:spacing w:before="0" w:after="0" w:afterAutospacing="0"/>
        <w:rPr>
          <w:sz w:val="16"/>
          <w:szCs w:val="16"/>
        </w:rPr>
      </w:pPr>
      <w:r>
        <w:rPr>
          <w:sz w:val="18"/>
          <w:szCs w:val="18"/>
        </w:rPr>
        <w:t xml:space="preserve">        │   ├── hits_{0-S0,1-C0,2-B</w:t>
      </w:r>
      <w:proofErr w:type="gramStart"/>
      <w:r>
        <w:rPr>
          <w:sz w:val="18"/>
          <w:szCs w:val="18"/>
        </w:rPr>
        <w:t>0,...}.parquet</w:t>
      </w:r>
      <w:proofErr w:type="gramEnd"/>
      <w:r>
        <w:rPr>
          <w:sz w:val="18"/>
          <w:szCs w:val="18"/>
        </w:rPr>
        <w:t xml:space="preserve">  # Per-step “hit” tables</w:t>
      </w:r>
    </w:p>
    <w:p w14:paraId="6D63E547" w14:textId="77777777" w:rsidR="00B037EA" w:rsidRDefault="00000000">
      <w:pPr>
        <w:pStyle w:val="code"/>
        <w:spacing w:before="0" w:after="0" w:afterAutospacing="0"/>
        <w:rPr>
          <w:sz w:val="16"/>
          <w:szCs w:val="16"/>
        </w:rPr>
      </w:pPr>
      <w:r>
        <w:rPr>
          <w:sz w:val="18"/>
          <w:szCs w:val="18"/>
        </w:rPr>
        <w:t xml:space="preserve">        │   └── hits_{0-S0,1-C0,2-B</w:t>
      </w:r>
      <w:proofErr w:type="gramStart"/>
      <w:r>
        <w:rPr>
          <w:sz w:val="18"/>
          <w:szCs w:val="18"/>
        </w:rPr>
        <w:t>0,...</w:t>
      </w:r>
      <w:proofErr w:type="gramEnd"/>
      <w:r>
        <w:rPr>
          <w:sz w:val="18"/>
          <w:szCs w:val="18"/>
        </w:rPr>
        <w:t>}.pdf      # Per-step QC report plots</w:t>
      </w:r>
    </w:p>
    <w:p w14:paraId="2C5FC137" w14:textId="77777777" w:rsidR="00B037EA" w:rsidRDefault="00000000">
      <w:pPr>
        <w:pStyle w:val="code"/>
        <w:spacing w:before="0" w:after="0" w:afterAutospacing="0"/>
        <w:rPr>
          <w:sz w:val="16"/>
          <w:szCs w:val="16"/>
        </w:rPr>
      </w:pPr>
      <w:r>
        <w:rPr>
          <w:sz w:val="18"/>
          <w:szCs w:val="18"/>
        </w:rPr>
        <w:t xml:space="preserve">        │</w:t>
      </w:r>
    </w:p>
    <w:p w14:paraId="70842E86" w14:textId="77777777" w:rsidR="00B037EA" w:rsidRDefault="00000000">
      <w:pPr>
        <w:pStyle w:val="code"/>
        <w:spacing w:before="0" w:after="0" w:afterAutospacing="0"/>
        <w:rPr>
          <w:sz w:val="16"/>
          <w:szCs w:val="16"/>
        </w:rPr>
      </w:pPr>
      <w:r>
        <w:rPr>
          <w:sz w:val="18"/>
          <w:szCs w:val="18"/>
        </w:rPr>
        <w:t xml:space="preserve">        └── analysis/                    # Downstream statistical analyses</w:t>
      </w:r>
    </w:p>
    <w:p w14:paraId="19F9B8D4" w14:textId="77777777" w:rsidR="00B037EA" w:rsidRDefault="00000000">
      <w:pPr>
        <w:pStyle w:val="code"/>
        <w:spacing w:before="0" w:after="0" w:afterAutospacing="0"/>
        <w:rPr>
          <w:sz w:val="16"/>
          <w:szCs w:val="16"/>
        </w:rPr>
      </w:pPr>
      <w:r>
        <w:rPr>
          <w:sz w:val="18"/>
          <w:szCs w:val="18"/>
        </w:rPr>
        <w:t xml:space="preserve">            └── </w:t>
      </w:r>
      <w:proofErr w:type="spellStart"/>
      <w:r>
        <w:rPr>
          <w:sz w:val="18"/>
          <w:szCs w:val="18"/>
        </w:rPr>
        <w:t>protein_vs_no_protein</w:t>
      </w:r>
      <w:proofErr w:type="spellEnd"/>
      <w:r>
        <w:rPr>
          <w:sz w:val="18"/>
          <w:szCs w:val="18"/>
        </w:rPr>
        <w:t>/   # One analysis definition (experiment name)</w:t>
      </w:r>
    </w:p>
    <w:p w14:paraId="1C3450F2" w14:textId="77777777" w:rsidR="00B037EA" w:rsidRDefault="00000000">
      <w:pPr>
        <w:pStyle w:val="code"/>
        <w:spacing w:before="0" w:after="0" w:afterAutospacing="0"/>
        <w:rPr>
          <w:sz w:val="18"/>
          <w:szCs w:val="18"/>
        </w:rPr>
      </w:pPr>
      <w:r>
        <w:rPr>
          <w:sz w:val="18"/>
          <w:szCs w:val="18"/>
        </w:rPr>
        <w:t xml:space="preserve">                ├── samples.csv          # metadata for statistical analysis</w:t>
      </w:r>
    </w:p>
    <w:p w14:paraId="1E1202AC" w14:textId="77777777" w:rsidR="00B037EA" w:rsidRDefault="00000000">
      <w:pPr>
        <w:pStyle w:val="code"/>
        <w:spacing w:before="0" w:after="0" w:afterAutospacing="0"/>
        <w:rPr>
          <w:sz w:val="18"/>
          <w:szCs w:val="18"/>
        </w:rPr>
      </w:pPr>
      <w:r>
        <w:rPr>
          <w:sz w:val="18"/>
          <w:szCs w:val="18"/>
        </w:rPr>
        <w:t xml:space="preserve">                ├── data.csv             # data for statistical analysis</w:t>
      </w:r>
    </w:p>
    <w:p w14:paraId="33FD4126" w14:textId="77777777" w:rsidR="00B037EA" w:rsidRDefault="00000000">
      <w:pPr>
        <w:pStyle w:val="code"/>
        <w:spacing w:before="0" w:after="0" w:afterAutospacing="0"/>
        <w:rPr>
          <w:sz w:val="16"/>
          <w:szCs w:val="16"/>
        </w:rPr>
      </w:pPr>
      <w:r>
        <w:rPr>
          <w:sz w:val="18"/>
          <w:szCs w:val="18"/>
        </w:rPr>
        <w:t xml:space="preserve">                │</w:t>
      </w:r>
    </w:p>
    <w:p w14:paraId="15B91F48" w14:textId="77777777" w:rsidR="00B037EA" w:rsidRDefault="00000000">
      <w:pPr>
        <w:pStyle w:val="code"/>
        <w:spacing w:before="0" w:after="0" w:afterAutospacing="0"/>
        <w:rPr>
          <w:sz w:val="16"/>
          <w:szCs w:val="16"/>
        </w:rPr>
      </w:pPr>
      <w:r>
        <w:rPr>
          <w:sz w:val="18"/>
          <w:szCs w:val="18"/>
        </w:rPr>
        <w:t xml:space="preserve">                ├── counts/              # Simple counts-based enrichment</w:t>
      </w:r>
    </w:p>
    <w:p w14:paraId="79F1C3C7" w14:textId="77777777" w:rsidR="00B037EA" w:rsidRDefault="00000000">
      <w:pPr>
        <w:pStyle w:val="code"/>
        <w:spacing w:before="0" w:after="0" w:afterAutospacing="0"/>
        <w:rPr>
          <w:sz w:val="16"/>
          <w:szCs w:val="16"/>
        </w:rPr>
      </w:pPr>
      <w:r>
        <w:rPr>
          <w:sz w:val="18"/>
          <w:szCs w:val="18"/>
        </w:rPr>
        <w:t xml:space="preserve">                │   ├── </w:t>
      </w:r>
      <w:proofErr w:type="spellStart"/>
      <w:r>
        <w:rPr>
          <w:sz w:val="18"/>
          <w:szCs w:val="18"/>
        </w:rPr>
        <w:t>enrichment_</w:t>
      </w:r>
      <w:proofErr w:type="gramStart"/>
      <w:r>
        <w:rPr>
          <w:sz w:val="18"/>
          <w:szCs w:val="18"/>
        </w:rPr>
        <w:t>counts.R</w:t>
      </w:r>
      <w:proofErr w:type="spellEnd"/>
      <w:proofErr w:type="gramEnd"/>
      <w:r>
        <w:rPr>
          <w:sz w:val="18"/>
          <w:szCs w:val="18"/>
        </w:rPr>
        <w:t xml:space="preserve">          # Script to compute enrichment</w:t>
      </w:r>
    </w:p>
    <w:p w14:paraId="4AF09317" w14:textId="77777777" w:rsidR="00B037EA" w:rsidRDefault="00000000">
      <w:pPr>
        <w:pStyle w:val="code"/>
        <w:spacing w:before="0" w:after="0" w:afterAutospacing="0"/>
        <w:rPr>
          <w:sz w:val="16"/>
          <w:szCs w:val="16"/>
        </w:rPr>
      </w:pPr>
      <w:r>
        <w:rPr>
          <w:sz w:val="18"/>
          <w:szCs w:val="18"/>
        </w:rPr>
        <w:t xml:space="preserve">                │   ├── stats.csv                    # Full results table</w:t>
      </w:r>
    </w:p>
    <w:p w14:paraId="0A47C57B" w14:textId="77777777" w:rsidR="00B037EA" w:rsidRDefault="00000000">
      <w:pPr>
        <w:pStyle w:val="code"/>
        <w:spacing w:before="0" w:after="0" w:afterAutospacing="0"/>
        <w:rPr>
          <w:sz w:val="16"/>
          <w:szCs w:val="16"/>
        </w:rPr>
      </w:pPr>
      <w:r>
        <w:rPr>
          <w:sz w:val="18"/>
          <w:szCs w:val="18"/>
        </w:rPr>
        <w:t xml:space="preserve">                │   ├── hits.csv                     # Filtered top hits</w:t>
      </w:r>
    </w:p>
    <w:p w14:paraId="7E6FB747" w14:textId="77777777" w:rsidR="00B037EA" w:rsidRDefault="00000000">
      <w:pPr>
        <w:pStyle w:val="code"/>
        <w:spacing w:before="0" w:after="0" w:afterAutospacing="0"/>
        <w:rPr>
          <w:sz w:val="18"/>
          <w:szCs w:val="18"/>
        </w:rPr>
      </w:pPr>
      <w:r>
        <w:rPr>
          <w:sz w:val="18"/>
          <w:szCs w:val="18"/>
        </w:rPr>
        <w:t xml:space="preserve">                │   ├── protein.csv                  # Group-normalized counts</w:t>
      </w:r>
    </w:p>
    <w:p w14:paraId="1ED71675" w14:textId="77777777" w:rsidR="00B037EA" w:rsidRDefault="00000000">
      <w:pPr>
        <w:pStyle w:val="code"/>
        <w:spacing w:before="0" w:after="0" w:afterAutospacing="0"/>
        <w:rPr>
          <w:sz w:val="18"/>
          <w:szCs w:val="18"/>
        </w:rPr>
      </w:pPr>
      <w:r>
        <w:rPr>
          <w:sz w:val="18"/>
          <w:szCs w:val="18"/>
        </w:rPr>
        <w:t xml:space="preserve">                │   ├── no_protein.csv               # Group-normalized counts</w:t>
      </w:r>
    </w:p>
    <w:p w14:paraId="3C853D21" w14:textId="77777777" w:rsidR="00B037EA" w:rsidRDefault="00000000">
      <w:pPr>
        <w:pStyle w:val="code"/>
        <w:spacing w:before="0" w:after="0" w:afterAutospacing="0"/>
        <w:rPr>
          <w:sz w:val="16"/>
          <w:szCs w:val="16"/>
        </w:rPr>
      </w:pPr>
      <w:r>
        <w:rPr>
          <w:sz w:val="18"/>
          <w:szCs w:val="18"/>
        </w:rPr>
        <w:t xml:space="preserve">                │   └── correlation_{</w:t>
      </w:r>
      <w:proofErr w:type="gramStart"/>
      <w:r>
        <w:rPr>
          <w:sz w:val="18"/>
          <w:szCs w:val="18"/>
        </w:rPr>
        <w:t>protein,no</w:t>
      </w:r>
      <w:proofErr w:type="gramEnd"/>
      <w:r>
        <w:rPr>
          <w:sz w:val="18"/>
          <w:szCs w:val="18"/>
        </w:rPr>
        <w:t>_protein}.</w:t>
      </w:r>
      <w:proofErr w:type="gramStart"/>
      <w:r>
        <w:rPr>
          <w:sz w:val="18"/>
          <w:szCs w:val="18"/>
        </w:rPr>
        <w:t>png  #</w:t>
      </w:r>
      <w:proofErr w:type="gramEnd"/>
      <w:r>
        <w:rPr>
          <w:sz w:val="18"/>
          <w:szCs w:val="18"/>
        </w:rPr>
        <w:t xml:space="preserve"> Replicate correlation plots</w:t>
      </w:r>
    </w:p>
    <w:p w14:paraId="5E86DE6C" w14:textId="77777777" w:rsidR="00B037EA" w:rsidRDefault="00000000">
      <w:pPr>
        <w:pStyle w:val="code"/>
        <w:spacing w:before="0" w:after="0" w:afterAutospacing="0"/>
        <w:rPr>
          <w:sz w:val="16"/>
          <w:szCs w:val="16"/>
        </w:rPr>
      </w:pPr>
      <w:r>
        <w:rPr>
          <w:sz w:val="18"/>
          <w:szCs w:val="18"/>
        </w:rPr>
        <w:t xml:space="preserve">                │</w:t>
      </w:r>
    </w:p>
    <w:p w14:paraId="770FC15A" w14:textId="77777777" w:rsidR="00B037EA" w:rsidRDefault="00000000">
      <w:pPr>
        <w:pStyle w:val="code"/>
        <w:spacing w:before="0" w:after="0" w:afterAutospacing="0"/>
        <w:rPr>
          <w:sz w:val="16"/>
          <w:szCs w:val="16"/>
        </w:rPr>
      </w:pPr>
      <w:r>
        <w:rPr>
          <w:sz w:val="18"/>
          <w:szCs w:val="18"/>
        </w:rPr>
        <w:t xml:space="preserve">                └── </w:t>
      </w:r>
      <w:proofErr w:type="spellStart"/>
      <w:r>
        <w:rPr>
          <w:sz w:val="18"/>
          <w:szCs w:val="18"/>
        </w:rPr>
        <w:t>edgeR</w:t>
      </w:r>
      <w:proofErr w:type="spellEnd"/>
      <w:r>
        <w:rPr>
          <w:sz w:val="18"/>
          <w:szCs w:val="18"/>
        </w:rPr>
        <w:t xml:space="preserve">/               # </w:t>
      </w:r>
      <w:proofErr w:type="spellStart"/>
      <w:r>
        <w:rPr>
          <w:sz w:val="18"/>
          <w:szCs w:val="18"/>
        </w:rPr>
        <w:t>edgeR</w:t>
      </w:r>
      <w:proofErr w:type="spellEnd"/>
      <w:r>
        <w:rPr>
          <w:sz w:val="18"/>
          <w:szCs w:val="18"/>
        </w:rPr>
        <w:t>-based differential enrichment</w:t>
      </w:r>
    </w:p>
    <w:p w14:paraId="32799E05" w14:textId="77777777" w:rsidR="00B037EA" w:rsidRDefault="00000000">
      <w:pPr>
        <w:pStyle w:val="code"/>
        <w:spacing w:before="0" w:after="0" w:afterAutospacing="0"/>
        <w:rPr>
          <w:sz w:val="16"/>
          <w:szCs w:val="16"/>
        </w:rPr>
      </w:pPr>
      <w:r>
        <w:rPr>
          <w:sz w:val="18"/>
          <w:szCs w:val="18"/>
        </w:rPr>
        <w:t xml:space="preserve">                    ├── </w:t>
      </w:r>
      <w:proofErr w:type="spellStart"/>
      <w:r>
        <w:rPr>
          <w:sz w:val="18"/>
          <w:szCs w:val="18"/>
        </w:rPr>
        <w:t>enrichment_edgeR.R</w:t>
      </w:r>
      <w:proofErr w:type="spellEnd"/>
      <w:r>
        <w:rPr>
          <w:sz w:val="18"/>
          <w:szCs w:val="18"/>
        </w:rPr>
        <w:t xml:space="preserve">           # </w:t>
      </w:r>
      <w:proofErr w:type="spellStart"/>
      <w:r>
        <w:rPr>
          <w:sz w:val="18"/>
          <w:szCs w:val="18"/>
        </w:rPr>
        <w:t>edgeR</w:t>
      </w:r>
      <w:proofErr w:type="spellEnd"/>
      <w:r>
        <w:rPr>
          <w:sz w:val="18"/>
          <w:szCs w:val="18"/>
        </w:rPr>
        <w:t xml:space="preserve"> workflow script</w:t>
      </w:r>
    </w:p>
    <w:p w14:paraId="7EAFF71C" w14:textId="77777777" w:rsidR="00B037EA" w:rsidRDefault="00000000">
      <w:pPr>
        <w:pStyle w:val="code"/>
        <w:spacing w:before="0" w:after="0" w:afterAutospacing="0"/>
        <w:rPr>
          <w:sz w:val="16"/>
          <w:szCs w:val="16"/>
        </w:rPr>
      </w:pPr>
      <w:r>
        <w:rPr>
          <w:sz w:val="18"/>
          <w:szCs w:val="18"/>
        </w:rPr>
        <w:t xml:space="preserve">                    ├── enrichment_stats.csv         # Full results with p-values/FDR</w:t>
      </w:r>
    </w:p>
    <w:p w14:paraId="3FA7F072" w14:textId="77777777" w:rsidR="00B037EA" w:rsidRDefault="00000000">
      <w:pPr>
        <w:pStyle w:val="code"/>
        <w:spacing w:before="0" w:after="0" w:afterAutospacing="0"/>
        <w:rPr>
          <w:sz w:val="16"/>
          <w:szCs w:val="16"/>
        </w:rPr>
      </w:pPr>
      <w:r>
        <w:rPr>
          <w:sz w:val="18"/>
          <w:szCs w:val="18"/>
        </w:rPr>
        <w:t xml:space="preserve">                    ├── enrichment_hits.csv          # Significant hits (e.g., FDR &lt; 0.05)</w:t>
      </w:r>
    </w:p>
    <w:p w14:paraId="28C0283F" w14:textId="77777777" w:rsidR="00B037EA" w:rsidRDefault="00000000">
      <w:pPr>
        <w:pStyle w:val="code"/>
        <w:spacing w:before="0" w:after="0" w:afterAutospacing="0"/>
        <w:rPr>
          <w:sz w:val="18"/>
          <w:szCs w:val="18"/>
        </w:rPr>
      </w:pPr>
      <w:r>
        <w:rPr>
          <w:sz w:val="18"/>
          <w:szCs w:val="18"/>
        </w:rPr>
        <w:t xml:space="preserve">                    ├── {AG24_</w:t>
      </w:r>
      <w:proofErr w:type="gramStart"/>
      <w:r>
        <w:rPr>
          <w:sz w:val="18"/>
          <w:szCs w:val="18"/>
        </w:rPr>
        <w:t>4,AG</w:t>
      </w:r>
      <w:proofErr w:type="gramEnd"/>
      <w:r>
        <w:rPr>
          <w:sz w:val="18"/>
          <w:szCs w:val="18"/>
        </w:rPr>
        <w:t>24_</w:t>
      </w:r>
      <w:proofErr w:type="gramStart"/>
      <w:r>
        <w:rPr>
          <w:sz w:val="18"/>
          <w:szCs w:val="18"/>
        </w:rPr>
        <w:t>5,AG</w:t>
      </w:r>
      <w:proofErr w:type="gramEnd"/>
      <w:r>
        <w:rPr>
          <w:sz w:val="18"/>
          <w:szCs w:val="18"/>
        </w:rPr>
        <w:t>24_</w:t>
      </w:r>
      <w:proofErr w:type="gramStart"/>
      <w:r>
        <w:rPr>
          <w:sz w:val="18"/>
          <w:szCs w:val="18"/>
        </w:rPr>
        <w:t>6,...</w:t>
      </w:r>
      <w:proofErr w:type="gramEnd"/>
      <w:r>
        <w:rPr>
          <w:sz w:val="18"/>
          <w:szCs w:val="18"/>
        </w:rPr>
        <w:t>}.</w:t>
      </w:r>
      <w:proofErr w:type="gramStart"/>
      <w:r>
        <w:rPr>
          <w:sz w:val="18"/>
          <w:szCs w:val="18"/>
        </w:rPr>
        <w:t>csv  #</w:t>
      </w:r>
      <w:proofErr w:type="gramEnd"/>
      <w:r>
        <w:rPr>
          <w:sz w:val="18"/>
          <w:szCs w:val="18"/>
        </w:rPr>
        <w:t xml:space="preserve"> Normalized counts per selection</w:t>
      </w:r>
    </w:p>
    <w:p w14:paraId="6ED4C2C3" w14:textId="77777777" w:rsidR="00B037EA" w:rsidRDefault="00000000">
      <w:pPr>
        <w:pStyle w:val="code"/>
        <w:spacing w:before="0" w:after="0" w:afterAutospacing="0"/>
        <w:rPr>
          <w:sz w:val="16"/>
          <w:szCs w:val="16"/>
        </w:rPr>
      </w:pPr>
      <w:r>
        <w:rPr>
          <w:sz w:val="18"/>
          <w:szCs w:val="18"/>
        </w:rPr>
        <w:t xml:space="preserve">                    └── correlation_{</w:t>
      </w:r>
      <w:proofErr w:type="gramStart"/>
      <w:r>
        <w:rPr>
          <w:sz w:val="18"/>
          <w:szCs w:val="18"/>
        </w:rPr>
        <w:t>protein,no</w:t>
      </w:r>
      <w:proofErr w:type="gramEnd"/>
      <w:r>
        <w:rPr>
          <w:sz w:val="18"/>
          <w:szCs w:val="18"/>
        </w:rPr>
        <w:t>_protein}.</w:t>
      </w:r>
      <w:proofErr w:type="gramStart"/>
      <w:r>
        <w:rPr>
          <w:sz w:val="18"/>
          <w:szCs w:val="18"/>
        </w:rPr>
        <w:t>png  #</w:t>
      </w:r>
      <w:proofErr w:type="gramEnd"/>
      <w:r>
        <w:rPr>
          <w:sz w:val="18"/>
          <w:szCs w:val="18"/>
        </w:rPr>
        <w:t xml:space="preserve"> Replicate correlation plots</w:t>
      </w:r>
    </w:p>
    <w:p w14:paraId="56C67C82" w14:textId="77777777" w:rsidR="006F59E6" w:rsidRDefault="006F59E6">
      <w:pPr>
        <w:pStyle w:val="Heading3"/>
      </w:pPr>
    </w:p>
    <w:p w14:paraId="7340B6C9" w14:textId="207C2C91" w:rsidR="00B037EA" w:rsidRDefault="00000000">
      <w:pPr>
        <w:pStyle w:val="Heading3"/>
      </w:pPr>
      <w:r>
        <w:t>Chemical library characterization</w:t>
      </w:r>
    </w:p>
    <w:p w14:paraId="14B13848" w14:textId="77777777" w:rsidR="00B037EA" w:rsidRDefault="00000000">
      <w:pPr>
        <w:pStyle w:val="FirstParagraph"/>
      </w:pPr>
      <w:r>
        <w:t>Library enumeration generates comprehensive structural and chemical space information for all possible compounds in your DEL.</w:t>
      </w:r>
    </w:p>
    <w:p w14:paraId="6DC8CDFD" w14:textId="77777777" w:rsidR="00B037EA" w:rsidRDefault="00000000">
      <w:pPr>
        <w:pStyle w:val="BodyText"/>
        <w:rPr>
          <w:b/>
          <w:bCs/>
        </w:rPr>
      </w:pPr>
      <w:r>
        <w:rPr>
          <w:b/>
          <w:bCs/>
        </w:rPr>
        <w:lastRenderedPageBreak/>
        <w:t>Library enumeration:</w:t>
      </w:r>
    </w:p>
    <w:p w14:paraId="4B9346B7" w14:textId="77777777" w:rsidR="00B037EA" w:rsidRDefault="00000000">
      <w:pPr>
        <w:pStyle w:val="BodyText"/>
      </w:pPr>
      <w:r>
        <w:t>The reaction graph (</w:t>
      </w:r>
      <w:r>
        <w:rPr>
          <w:b/>
          <w:bCs/>
        </w:rPr>
        <w:t>Figure 2</w:t>
      </w:r>
      <w:r>
        <w:t>) visualizes the synthetic scheme, showing how building blocks combine through defined reactions to generate final products. This representation helps validate:</w:t>
      </w:r>
    </w:p>
    <w:p w14:paraId="6C0CB238" w14:textId="77777777" w:rsidR="00B037EA" w:rsidRDefault="00000000" w:rsidP="0079700F">
      <w:pPr>
        <w:pStyle w:val="Compact"/>
        <w:numPr>
          <w:ilvl w:val="0"/>
          <w:numId w:val="148"/>
        </w:numPr>
      </w:pPr>
      <w:r>
        <w:t>Correct reaction connectivity</w:t>
      </w:r>
    </w:p>
    <w:p w14:paraId="3E1E0315" w14:textId="77777777" w:rsidR="00B037EA" w:rsidRDefault="00000000" w:rsidP="0079700F">
      <w:pPr>
        <w:pStyle w:val="Compact"/>
        <w:numPr>
          <w:ilvl w:val="0"/>
          <w:numId w:val="149"/>
        </w:numPr>
      </w:pPr>
      <w:r>
        <w:t>Building block incorporation at each step</w:t>
      </w:r>
    </w:p>
    <w:p w14:paraId="20691652" w14:textId="77777777" w:rsidR="00B037EA" w:rsidRDefault="00000000" w:rsidP="0079700F">
      <w:pPr>
        <w:pStyle w:val="Compact"/>
        <w:numPr>
          <w:ilvl w:val="0"/>
          <w:numId w:val="150"/>
        </w:numPr>
      </w:pPr>
      <w:r>
        <w:t>Expected product formation</w:t>
      </w:r>
    </w:p>
    <w:p w14:paraId="7A8A0B85" w14:textId="77777777" w:rsidR="00B037EA" w:rsidRDefault="00000000">
      <w:pPr>
        <w:pStyle w:val="FirstParagraph"/>
        <w:rPr>
          <w:b/>
          <w:bCs/>
        </w:rPr>
      </w:pPr>
      <w:r>
        <w:rPr>
          <w:b/>
          <w:bCs/>
        </w:rPr>
        <w:t>Library size:</w:t>
      </w:r>
    </w:p>
    <w:p w14:paraId="1CE8F550" w14:textId="77777777" w:rsidR="00B037EA" w:rsidRDefault="00000000">
      <w:pPr>
        <w:pStyle w:val="Compact"/>
      </w:pPr>
      <w:r>
        <w:t xml:space="preserve">Library enumeration should produce as many compounds as expected for the provided library setup. </w:t>
      </w:r>
    </w:p>
    <w:p w14:paraId="3017CB9D" w14:textId="77777777" w:rsidR="00B037EA" w:rsidRDefault="00000000">
      <w:pPr>
        <w:pStyle w:val="FirstParagraph"/>
        <w:rPr>
          <w:b/>
          <w:bCs/>
        </w:rPr>
      </w:pPr>
      <w:r>
        <w:rPr>
          <w:b/>
          <w:bCs/>
        </w:rPr>
        <w:t>Molecular property distributions:</w:t>
      </w:r>
    </w:p>
    <w:p w14:paraId="1BEB1FCD" w14:textId="77777777" w:rsidR="00B037EA" w:rsidRDefault="00000000">
      <w:pPr>
        <w:pStyle w:val="BodyText"/>
      </w:pPr>
      <w:r>
        <w:t xml:space="preserve">Property calculation provides comprehensive descriptor analysis for drug-likeness assessment. </w:t>
      </w:r>
      <w:r>
        <w:rPr>
          <w:b/>
          <w:bCs/>
        </w:rPr>
        <w:t>Figure 3</w:t>
      </w:r>
      <w:r>
        <w:t xml:space="preserve"> shows a typical molecular weight distribution with most compounds falling in the 300-600 Da range.</w:t>
      </w:r>
    </w:p>
    <w:p w14:paraId="262FC62E" w14:textId="77777777" w:rsidR="00B037EA" w:rsidRDefault="00000000">
      <w:pPr>
        <w:pStyle w:val="Heading3"/>
      </w:pPr>
      <w:bookmarkStart w:id="59" w:name="chemical-library-characterization"/>
      <w:bookmarkEnd w:id="59"/>
      <w:r>
        <w:t>Demultiplexing performance</w:t>
      </w:r>
    </w:p>
    <w:p w14:paraId="11D289DC" w14:textId="77777777" w:rsidR="00B037EA" w:rsidRDefault="00000000">
      <w:pPr>
        <w:pStyle w:val="FirstParagraph"/>
      </w:pPr>
      <w:r>
        <w:t>Successful demultiplexing indicates high-quality library and sequencing data.</w:t>
      </w:r>
    </w:p>
    <w:p w14:paraId="54FF8AC5" w14:textId="77777777" w:rsidR="00B037EA" w:rsidRDefault="00000000">
      <w:pPr>
        <w:pStyle w:val="BodyText"/>
      </w:pPr>
      <w:r>
        <w:t>Quality control visualizations (Figures 4 - 5) show:</w:t>
      </w:r>
    </w:p>
    <w:p w14:paraId="6A7B9D34" w14:textId="77777777" w:rsidR="00B037EA" w:rsidRDefault="00000000" w:rsidP="0079700F">
      <w:pPr>
        <w:pStyle w:val="Compact"/>
        <w:numPr>
          <w:ilvl w:val="0"/>
          <w:numId w:val="151"/>
        </w:numPr>
      </w:pPr>
      <w:r>
        <w:rPr>
          <w:b/>
          <w:bCs/>
        </w:rPr>
        <w:t>Read retention through processing steps</w:t>
      </w:r>
      <w:r>
        <w:t>: Tracks the percentage of reads retained after each adapter trimming step</w:t>
      </w:r>
    </w:p>
    <w:p w14:paraId="234AB47A" w14:textId="77777777" w:rsidR="00B037EA" w:rsidRDefault="00000000" w:rsidP="0079700F">
      <w:pPr>
        <w:pStyle w:val="Compact"/>
        <w:numPr>
          <w:ilvl w:val="0"/>
          <w:numId w:val="152"/>
        </w:numPr>
      </w:pPr>
      <w:r>
        <w:rPr>
          <w:b/>
          <w:bCs/>
        </w:rPr>
        <w:t>Barcode coverage distributions</w:t>
      </w:r>
      <w:r>
        <w:t>: Displays how evenly reads are distributed across building blocks</w:t>
      </w:r>
    </w:p>
    <w:p w14:paraId="03FA64F8" w14:textId="77777777" w:rsidR="00B037EA" w:rsidRDefault="00000000" w:rsidP="0079700F">
      <w:pPr>
        <w:pStyle w:val="Compact"/>
        <w:numPr>
          <w:ilvl w:val="0"/>
          <w:numId w:val="153"/>
        </w:numPr>
      </w:pPr>
      <w:r>
        <w:rPr>
          <w:b/>
          <w:bCs/>
        </w:rPr>
        <w:t>Error rate distributions</w:t>
      </w:r>
      <w:r>
        <w:t>: Shows the frequency of sequencing errors detected at each position</w:t>
      </w:r>
    </w:p>
    <w:p w14:paraId="38003DDC" w14:textId="77777777" w:rsidR="00B037EA" w:rsidRDefault="00000000">
      <w:pPr>
        <w:pStyle w:val="FirstParagraph"/>
      </w:pPr>
      <w:r>
        <w:t>Performance interpretation:</w:t>
      </w:r>
    </w:p>
    <w:p w14:paraId="7C51EA80" w14:textId="77777777" w:rsidR="00B037EA" w:rsidRDefault="00000000" w:rsidP="0079700F">
      <w:pPr>
        <w:pStyle w:val="Compact"/>
        <w:numPr>
          <w:ilvl w:val="0"/>
          <w:numId w:val="154"/>
        </w:numPr>
      </w:pPr>
      <w:r>
        <w:rPr>
          <w:b/>
          <w:bCs/>
        </w:rPr>
        <w:t>Excellent/Good performance</w:t>
      </w:r>
      <w:r>
        <w:t>: Library is well constructed with high-quality sequencing</w:t>
      </w:r>
    </w:p>
    <w:p w14:paraId="6D9E1893" w14:textId="77777777" w:rsidR="00B037EA" w:rsidRDefault="00000000" w:rsidP="0079700F">
      <w:pPr>
        <w:pStyle w:val="Compact"/>
        <w:numPr>
          <w:ilvl w:val="0"/>
          <w:numId w:val="155"/>
        </w:numPr>
      </w:pPr>
      <w:r>
        <w:rPr>
          <w:b/>
          <w:bCs/>
        </w:rPr>
        <w:t>Acceptable performance</w:t>
      </w:r>
      <w:r>
        <w:t>: Usable for analysis but may have reduced sensitivity</w:t>
      </w:r>
    </w:p>
    <w:p w14:paraId="6521A4C7" w14:textId="77777777" w:rsidR="00B037EA" w:rsidRDefault="00000000" w:rsidP="0079700F">
      <w:pPr>
        <w:pStyle w:val="Compact"/>
        <w:numPr>
          <w:ilvl w:val="0"/>
          <w:numId w:val="156"/>
        </w:numPr>
      </w:pPr>
      <w:r>
        <w:rPr>
          <w:b/>
          <w:bCs/>
        </w:rPr>
        <w:t>Poor performance</w:t>
      </w:r>
      <w:r>
        <w:t>: Indicates technical issues requiring troubleshooting (see Troubleshooting section)</w:t>
      </w:r>
    </w:p>
    <w:p w14:paraId="56BB5D5A" w14:textId="77777777" w:rsidR="00B037EA" w:rsidRDefault="00000000">
      <w:pPr>
        <w:pStyle w:val="FirstParagraph"/>
      </w:pPr>
      <w:r>
        <w:t>Common patterns:</w:t>
      </w:r>
    </w:p>
    <w:p w14:paraId="6CF93795" w14:textId="77777777" w:rsidR="00B037EA" w:rsidRDefault="00000000" w:rsidP="0079700F">
      <w:pPr>
        <w:pStyle w:val="Compact"/>
        <w:numPr>
          <w:ilvl w:val="0"/>
          <w:numId w:val="157"/>
        </w:numPr>
      </w:pPr>
      <w:r>
        <w:rPr>
          <w:b/>
          <w:bCs/>
        </w:rPr>
        <w:t>High initial retention (&gt;90%)</w:t>
      </w:r>
      <w:r>
        <w:t>: Correct adapter sequences, good sequencing quality</w:t>
      </w:r>
    </w:p>
    <w:p w14:paraId="2FD652EE" w14:textId="77777777" w:rsidR="00B037EA" w:rsidRDefault="00000000" w:rsidP="0079700F">
      <w:pPr>
        <w:pStyle w:val="Compact"/>
        <w:numPr>
          <w:ilvl w:val="0"/>
          <w:numId w:val="158"/>
        </w:numPr>
      </w:pPr>
      <w:r>
        <w:rPr>
          <w:b/>
          <w:bCs/>
        </w:rPr>
        <w:t>Even barcode distribution</w:t>
      </w:r>
      <w:r>
        <w:t>: Well-balanced library without synthesis bias</w:t>
      </w:r>
    </w:p>
    <w:p w14:paraId="4C383B6B" w14:textId="77777777" w:rsidR="00B037EA" w:rsidRDefault="00000000" w:rsidP="0079700F">
      <w:pPr>
        <w:pStyle w:val="Compact"/>
        <w:numPr>
          <w:ilvl w:val="0"/>
          <w:numId w:val="159"/>
        </w:numPr>
      </w:pPr>
      <w:r>
        <w:rPr>
          <w:b/>
          <w:bCs/>
        </w:rPr>
        <w:t>Low error rates (&lt;2%)</w:t>
      </w:r>
      <w:r>
        <w:t>: High-quality sequencing suitable for stringent matching</w:t>
      </w:r>
    </w:p>
    <w:p w14:paraId="244C523D" w14:textId="77777777" w:rsidR="00B037EA" w:rsidRDefault="00000000">
      <w:pPr>
        <w:pStyle w:val="Heading3"/>
      </w:pPr>
      <w:bookmarkStart w:id="60" w:name="sequence-processing-performance"/>
      <w:bookmarkEnd w:id="60"/>
      <w:r>
        <w:lastRenderedPageBreak/>
        <w:t>Statistical analysis outputs</w:t>
      </w:r>
    </w:p>
    <w:p w14:paraId="1EFBA3E3" w14:textId="77777777" w:rsidR="00B037EA" w:rsidRDefault="00000000">
      <w:pPr>
        <w:pStyle w:val="FirstParagraph"/>
      </w:pPr>
      <w:r>
        <w:t>Hit identification provides ranked lists of enriched compounds with statistical significance assessment.</w:t>
      </w:r>
    </w:p>
    <w:p w14:paraId="36CAF802" w14:textId="77777777" w:rsidR="00B037EA" w:rsidRDefault="00000000">
      <w:pPr>
        <w:pStyle w:val="BodyText"/>
        <w:rPr>
          <w:b/>
          <w:bCs/>
        </w:rPr>
      </w:pPr>
      <w:r>
        <w:rPr>
          <w:b/>
          <w:bCs/>
        </w:rPr>
        <w:t>Expected enrichment patterns:</w:t>
      </w:r>
    </w:p>
    <w:p w14:paraId="23993594" w14:textId="77777777" w:rsidR="00B037EA" w:rsidRDefault="00000000">
      <w:pPr>
        <w:pStyle w:val="BodyText"/>
      </w:pPr>
      <w:r>
        <w:t>For a typical protein target screen against negative controls:</w:t>
      </w:r>
    </w:p>
    <w:p w14:paraId="47A921DE" w14:textId="77777777" w:rsidR="00B037EA" w:rsidRDefault="00000000" w:rsidP="0079700F">
      <w:pPr>
        <w:pStyle w:val="Compact"/>
        <w:numPr>
          <w:ilvl w:val="0"/>
          <w:numId w:val="160"/>
        </w:numPr>
      </w:pPr>
      <w:r>
        <w:rPr>
          <w:b/>
          <w:bCs/>
        </w:rPr>
        <w:t>Dynamic range</w:t>
      </w:r>
      <w:r>
        <w:t xml:space="preserve">: </w:t>
      </w:r>
      <w:proofErr w:type="gramStart"/>
      <w:r>
        <w:t>2-1000 fold</w:t>
      </w:r>
      <w:proofErr w:type="gramEnd"/>
      <w:r>
        <w:t xml:space="preserve"> enrichment over negative controls</w:t>
      </w:r>
    </w:p>
    <w:p w14:paraId="3E8516D8" w14:textId="77777777" w:rsidR="00B037EA" w:rsidRDefault="00000000" w:rsidP="0079700F">
      <w:pPr>
        <w:pStyle w:val="Compact"/>
        <w:numPr>
          <w:ilvl w:val="0"/>
          <w:numId w:val="161"/>
        </w:numPr>
      </w:pPr>
      <w:r>
        <w:rPr>
          <w:b/>
          <w:bCs/>
        </w:rPr>
        <w:t>Replicate consistency</w:t>
      </w:r>
      <w:r>
        <w:t>: Pearson correlation R &gt; 0.7 between biological replicates</w:t>
      </w:r>
    </w:p>
    <w:p w14:paraId="12CA241A" w14:textId="77777777" w:rsidR="00B037EA" w:rsidRDefault="00000000" w:rsidP="0079700F">
      <w:pPr>
        <w:pStyle w:val="Compact"/>
        <w:numPr>
          <w:ilvl w:val="0"/>
          <w:numId w:val="162"/>
        </w:numPr>
      </w:pPr>
      <w:r>
        <w:rPr>
          <w:b/>
          <w:bCs/>
        </w:rPr>
        <w:t>Statistical power</w:t>
      </w:r>
      <w:r>
        <w:t>: Reliable detection of &gt;2-fold enrichment with &gt;100 reads per compound</w:t>
      </w:r>
    </w:p>
    <w:p w14:paraId="6FD7C5CB" w14:textId="77777777" w:rsidR="00B037EA" w:rsidRDefault="00000000" w:rsidP="0079700F">
      <w:pPr>
        <w:pStyle w:val="Compact"/>
        <w:numPr>
          <w:ilvl w:val="0"/>
          <w:numId w:val="163"/>
        </w:numPr>
      </w:pPr>
      <w:r>
        <w:t>Reproducible selection experiments</w:t>
      </w:r>
    </w:p>
    <w:p w14:paraId="43CC0078" w14:textId="77777777" w:rsidR="00B037EA" w:rsidRDefault="00000000" w:rsidP="0079700F">
      <w:pPr>
        <w:pStyle w:val="Compact"/>
        <w:numPr>
          <w:ilvl w:val="0"/>
          <w:numId w:val="164"/>
        </w:numPr>
      </w:pPr>
      <w:r>
        <w:t>Minimal batch effects</w:t>
      </w:r>
    </w:p>
    <w:p w14:paraId="043AE1E0" w14:textId="77777777" w:rsidR="00B037EA" w:rsidRDefault="00000000" w:rsidP="0079700F">
      <w:pPr>
        <w:pStyle w:val="Compact"/>
        <w:numPr>
          <w:ilvl w:val="0"/>
          <w:numId w:val="165"/>
        </w:numPr>
      </w:pPr>
      <w:r>
        <w:t>Reliable statistical inference</w:t>
      </w:r>
    </w:p>
    <w:p w14:paraId="61F7FF87" w14:textId="77777777" w:rsidR="00B037EA" w:rsidRDefault="00000000">
      <w:pPr>
        <w:pStyle w:val="Heading3"/>
      </w:pPr>
      <w:bookmarkStart w:id="61" w:name="statistical-analysis-outputs"/>
      <w:bookmarkStart w:id="62" w:name="X2adae44e66c443bd6c439e1b5f936dcc17bc46e"/>
      <w:bookmarkEnd w:id="61"/>
      <w:r>
        <w:t>Integration capabilities and downstream applications</w:t>
      </w:r>
    </w:p>
    <w:p w14:paraId="0212BDE1" w14:textId="77777777" w:rsidR="00B037EA" w:rsidRDefault="00000000">
      <w:pPr>
        <w:pStyle w:val="FirstParagraph"/>
      </w:pPr>
      <w:r>
        <w:t>DELT-Hit outputs integrate seamlessly with established cheminformatics and machine learning workflows.</w:t>
      </w:r>
    </w:p>
    <w:p w14:paraId="240B206E" w14:textId="77777777" w:rsidR="00B037EA" w:rsidRDefault="00000000">
      <w:pPr>
        <w:pStyle w:val="BodyText"/>
        <w:rPr>
          <w:b/>
          <w:bCs/>
        </w:rPr>
      </w:pPr>
      <w:r>
        <w:rPr>
          <w:b/>
          <w:bCs/>
        </w:rPr>
        <w:t>Machine learning workflows:</w:t>
      </w:r>
    </w:p>
    <w:p w14:paraId="59E7DE93" w14:textId="77777777" w:rsidR="00B037EA" w:rsidRDefault="00000000">
      <w:pPr>
        <w:pStyle w:val="BodyText"/>
      </w:pPr>
      <w:r>
        <w:t>The generated molecular representations enable:</w:t>
      </w:r>
    </w:p>
    <w:p w14:paraId="2F528A3D" w14:textId="77777777" w:rsidR="00B037EA" w:rsidRDefault="00000000" w:rsidP="0079700F">
      <w:pPr>
        <w:pStyle w:val="Compact"/>
        <w:numPr>
          <w:ilvl w:val="0"/>
          <w:numId w:val="166"/>
        </w:numPr>
      </w:pPr>
      <w:r>
        <w:rPr>
          <w:b/>
          <w:bCs/>
        </w:rPr>
        <w:t>Scikit-learn compatibility</w:t>
      </w:r>
      <w:r>
        <w:t>: Morgan fingerprints for classification, regression, and clustering</w:t>
      </w:r>
    </w:p>
    <w:p w14:paraId="0C8E2207" w14:textId="77777777" w:rsidR="00B037EA" w:rsidRDefault="00000000" w:rsidP="0079700F">
      <w:pPr>
        <w:pStyle w:val="Compact"/>
        <w:numPr>
          <w:ilvl w:val="0"/>
          <w:numId w:val="167"/>
        </w:numPr>
      </w:pPr>
      <w:r>
        <w:rPr>
          <w:b/>
          <w:bCs/>
        </w:rPr>
        <w:t>Deep learning frameworks</w:t>
      </w:r>
      <w:r>
        <w:t xml:space="preserve">: BERT embeddings compatible with TensorFlow and </w:t>
      </w:r>
      <w:proofErr w:type="spellStart"/>
      <w:r>
        <w:t>PyTorch</w:t>
      </w:r>
      <w:proofErr w:type="spellEnd"/>
    </w:p>
    <w:p w14:paraId="43BC0E2E" w14:textId="77777777" w:rsidR="00B037EA" w:rsidRDefault="00000000" w:rsidP="0079700F">
      <w:pPr>
        <w:pStyle w:val="Compact"/>
        <w:numPr>
          <w:ilvl w:val="0"/>
          <w:numId w:val="168"/>
        </w:numPr>
      </w:pPr>
      <w:r>
        <w:rPr>
          <w:b/>
          <w:bCs/>
        </w:rPr>
        <w:t>Chemical similarity analysis</w:t>
      </w:r>
      <w:r>
        <w:t>: Tanimoto similarity calculations using Morgan fingerprints</w:t>
      </w:r>
    </w:p>
    <w:p w14:paraId="2078D7ED" w14:textId="77777777" w:rsidR="00B037EA" w:rsidRDefault="00000000" w:rsidP="0079700F">
      <w:pPr>
        <w:pStyle w:val="Compact"/>
        <w:numPr>
          <w:ilvl w:val="0"/>
          <w:numId w:val="169"/>
        </w:numPr>
      </w:pPr>
      <w:r>
        <w:rPr>
          <w:b/>
          <w:bCs/>
        </w:rPr>
        <w:t>Dimensionality reduction</w:t>
      </w:r>
      <w:r>
        <w:t>: PCA, t-SNE, or UMAP visualization of chemical space</w:t>
      </w:r>
    </w:p>
    <w:p w14:paraId="57005113" w14:textId="77777777" w:rsidR="00B037EA" w:rsidRDefault="00000000">
      <w:pPr>
        <w:pStyle w:val="FirstParagraph"/>
        <w:rPr>
          <w:b/>
          <w:bCs/>
        </w:rPr>
      </w:pPr>
      <w:r>
        <w:rPr>
          <w:b/>
          <w:bCs/>
        </w:rPr>
        <w:t>Cheminformatics pipelines:</w:t>
      </w:r>
    </w:p>
    <w:p w14:paraId="423325A9" w14:textId="77777777" w:rsidR="00B037EA" w:rsidRDefault="00000000">
      <w:pPr>
        <w:pStyle w:val="BodyText"/>
      </w:pPr>
      <w:r>
        <w:t xml:space="preserve">Integration with </w:t>
      </w:r>
      <w:proofErr w:type="spellStart"/>
      <w:r>
        <w:t>RDKit</w:t>
      </w:r>
      <w:proofErr w:type="spellEnd"/>
      <w:r>
        <w:t xml:space="preserve"> and other tools for:</w:t>
      </w:r>
    </w:p>
    <w:p w14:paraId="3F38A37B" w14:textId="77777777" w:rsidR="00B037EA" w:rsidRDefault="00000000" w:rsidP="0079700F">
      <w:pPr>
        <w:pStyle w:val="Compact"/>
        <w:numPr>
          <w:ilvl w:val="0"/>
          <w:numId w:val="170"/>
        </w:numPr>
      </w:pPr>
      <w:r>
        <w:rPr>
          <w:b/>
          <w:bCs/>
        </w:rPr>
        <w:t>Structure-activity relationship (SAR) analysis</w:t>
      </w:r>
      <w:r>
        <w:t>: Identification of structural motifs associated with activity</w:t>
      </w:r>
    </w:p>
    <w:p w14:paraId="7AE46C6A" w14:textId="77777777" w:rsidR="00B037EA" w:rsidRDefault="00000000" w:rsidP="0079700F">
      <w:pPr>
        <w:pStyle w:val="Compact"/>
        <w:numPr>
          <w:ilvl w:val="0"/>
          <w:numId w:val="171"/>
        </w:numPr>
      </w:pPr>
      <w:r>
        <w:rPr>
          <w:b/>
          <w:bCs/>
        </w:rPr>
        <w:t>Virtual screening</w:t>
      </w:r>
      <w:r>
        <w:t>: Use enriched compounds to search larger chemical databases</w:t>
      </w:r>
    </w:p>
    <w:p w14:paraId="28200A55" w14:textId="77777777" w:rsidR="00B037EA" w:rsidRDefault="00000000">
      <w:pPr>
        <w:pStyle w:val="FirstParagraph"/>
        <w:rPr>
          <w:b/>
          <w:bCs/>
        </w:rPr>
      </w:pPr>
      <w:r>
        <w:rPr>
          <w:b/>
          <w:bCs/>
        </w:rPr>
        <w:t>Statistical analysis:</w:t>
      </w:r>
    </w:p>
    <w:p w14:paraId="7039210A" w14:textId="77777777" w:rsidR="00B037EA" w:rsidRDefault="00000000">
      <w:pPr>
        <w:pStyle w:val="BodyText"/>
      </w:pPr>
      <w:r>
        <w:t>Direct export to R for specialized modeling:</w:t>
      </w:r>
    </w:p>
    <w:p w14:paraId="5AB56562" w14:textId="77777777" w:rsidR="00B037EA" w:rsidRDefault="00000000" w:rsidP="0079700F">
      <w:pPr>
        <w:pStyle w:val="Compact"/>
        <w:numPr>
          <w:ilvl w:val="0"/>
          <w:numId w:val="172"/>
        </w:numPr>
      </w:pPr>
      <w:r>
        <w:rPr>
          <w:b/>
          <w:bCs/>
        </w:rPr>
        <w:lastRenderedPageBreak/>
        <w:t>Dose-response modeling</w:t>
      </w:r>
      <w:r>
        <w:t>: Analyze enrichment across multiple selection stringencies</w:t>
      </w:r>
    </w:p>
    <w:p w14:paraId="7BFF37E4" w14:textId="77777777" w:rsidR="00B037EA" w:rsidRDefault="00000000" w:rsidP="0079700F">
      <w:pPr>
        <w:pStyle w:val="Compact"/>
        <w:numPr>
          <w:ilvl w:val="0"/>
          <w:numId w:val="173"/>
        </w:numPr>
      </w:pPr>
      <w:r>
        <w:rPr>
          <w:b/>
          <w:bCs/>
        </w:rPr>
        <w:t>Multi-target analysis</w:t>
      </w:r>
      <w:r>
        <w:t>: Compare enrichment patterns across different protein targets</w:t>
      </w:r>
      <w:bookmarkEnd w:id="57"/>
      <w:bookmarkEnd w:id="62"/>
    </w:p>
    <w:p w14:paraId="737907B4" w14:textId="77777777" w:rsidR="006F59E6" w:rsidRDefault="006F59E6">
      <w:pPr>
        <w:pStyle w:val="Heading2"/>
      </w:pPr>
    </w:p>
    <w:p w14:paraId="09101720" w14:textId="17A36C28" w:rsidR="00B037EA" w:rsidRDefault="00000000">
      <w:pPr>
        <w:pStyle w:val="Heading2"/>
      </w:pPr>
      <w:r>
        <w:t>Data and code availability</w:t>
      </w:r>
    </w:p>
    <w:p w14:paraId="4953CC50" w14:textId="77777777" w:rsidR="00B037EA" w:rsidRDefault="00000000">
      <w:pPr>
        <w:pStyle w:val="Heading3"/>
      </w:pPr>
      <w:r>
        <w:t>Software access and documentation</w:t>
      </w:r>
    </w:p>
    <w:p w14:paraId="2ED200EA" w14:textId="77777777" w:rsidR="00B037EA" w:rsidRDefault="00000000">
      <w:pPr>
        <w:pStyle w:val="FirstParagraph"/>
      </w:pPr>
      <w:r>
        <w:t>DELT-Hit software is freely available under MIT License:</w:t>
      </w:r>
    </w:p>
    <w:p w14:paraId="4979E168" w14:textId="77777777" w:rsidR="00B037EA" w:rsidRDefault="00000000" w:rsidP="0079700F">
      <w:pPr>
        <w:pStyle w:val="Compact"/>
        <w:numPr>
          <w:ilvl w:val="0"/>
          <w:numId w:val="174"/>
        </w:numPr>
      </w:pPr>
      <w:r>
        <w:rPr>
          <w:b/>
          <w:bCs/>
        </w:rPr>
        <w:t>Primary repository</w:t>
      </w:r>
      <w:r>
        <w:t xml:space="preserve">: </w:t>
      </w:r>
      <w:hyperlink r:id="rId18">
        <w:r w:rsidR="00B037EA">
          <w:t>https://github.com/DELTechnology/delt-hit</w:t>
        </w:r>
      </w:hyperlink>
    </w:p>
    <w:p w14:paraId="63C928CC" w14:textId="77777777" w:rsidR="00B037EA" w:rsidRDefault="00000000" w:rsidP="0079700F">
      <w:pPr>
        <w:pStyle w:val="Compact"/>
        <w:numPr>
          <w:ilvl w:val="0"/>
          <w:numId w:val="175"/>
        </w:numPr>
        <w:rPr>
          <w:rStyle w:val="VerbatimChar"/>
        </w:rPr>
      </w:pPr>
      <w:r>
        <w:rPr>
          <w:b/>
          <w:bCs/>
        </w:rPr>
        <w:t>Installation</w:t>
      </w:r>
      <w:r>
        <w:t xml:space="preserve">: </w:t>
      </w:r>
      <w:r>
        <w:rPr>
          <w:rStyle w:val="VerbatimChar"/>
        </w:rPr>
        <w:t xml:space="preserve">pip install </w:t>
      </w:r>
      <w:proofErr w:type="spellStart"/>
      <w:r>
        <w:rPr>
          <w:rStyle w:val="VerbatimChar"/>
        </w:rPr>
        <w:t>git+https</w:t>
      </w:r>
      <w:proofErr w:type="spellEnd"/>
      <w:r>
        <w:rPr>
          <w:rStyle w:val="VerbatimChar"/>
        </w:rPr>
        <w:t>://git@github.com/</w:t>
      </w:r>
      <w:proofErr w:type="spellStart"/>
      <w:r>
        <w:rPr>
          <w:rStyle w:val="VerbatimChar"/>
        </w:rPr>
        <w:t>DELTechnology</w:t>
      </w:r>
      <w:proofErr w:type="spellEnd"/>
      <w:r>
        <w:rPr>
          <w:rStyle w:val="VerbatimChar"/>
        </w:rPr>
        <w:t>/delt-</w:t>
      </w:r>
      <w:proofErr w:type="spellStart"/>
      <w:r>
        <w:rPr>
          <w:rStyle w:val="VerbatimChar"/>
        </w:rPr>
        <w:t>hit.git</w:t>
      </w:r>
      <w:proofErr w:type="spellEnd"/>
    </w:p>
    <w:p w14:paraId="372F0808" w14:textId="77777777" w:rsidR="00B037EA" w:rsidRDefault="00000000" w:rsidP="0079700F">
      <w:pPr>
        <w:pStyle w:val="Compact"/>
        <w:numPr>
          <w:ilvl w:val="0"/>
          <w:numId w:val="176"/>
        </w:numPr>
      </w:pPr>
      <w:r>
        <w:rPr>
          <w:b/>
          <w:bCs/>
        </w:rPr>
        <w:t>Documentation</w:t>
      </w:r>
      <w:r>
        <w:t>: Comprehensive user guides, API reference, and tutorials at the repository</w:t>
      </w:r>
    </w:p>
    <w:p w14:paraId="2253E04B" w14:textId="77777777" w:rsidR="00B037EA" w:rsidRDefault="00000000" w:rsidP="0079700F">
      <w:pPr>
        <w:pStyle w:val="Compact"/>
        <w:numPr>
          <w:ilvl w:val="0"/>
          <w:numId w:val="177"/>
        </w:numPr>
      </w:pPr>
      <w:r>
        <w:rPr>
          <w:b/>
          <w:bCs/>
        </w:rPr>
        <w:t>Issue tracking</w:t>
      </w:r>
      <w:r>
        <w:t>: Community support and bug reporting via GitHub Issues</w:t>
      </w:r>
    </w:p>
    <w:p w14:paraId="06D0585E" w14:textId="77777777" w:rsidR="00B037EA" w:rsidRDefault="00000000">
      <w:r>
        <w:rPr>
          <w:noProof/>
        </w:rPr>
        <mc:AlternateContent>
          <mc:Choice Requires="wps">
            <w:drawing>
              <wp:inline distT="0" distB="0" distL="0" distR="0" wp14:anchorId="226AB376" wp14:editId="72736DE9">
                <wp:extent cx="5943600" cy="635"/>
                <wp:effectExtent l="0" t="0" r="0" b="0"/>
                <wp:docPr id="19" name="Rectangle 19"/>
                <wp:cNvGraphicFramePr/>
                <a:graphic xmlns:a="http://schemas.openxmlformats.org/drawingml/2006/main">
                  <a:graphicData uri="http://schemas.microsoft.com/office/word/2010/wordprocessingShape">
                    <wps:wsp>
                      <wps:cNvSpPr/>
                      <wps:spPr>
                        <a:xfrm>
                          <a:off x="0" y="0"/>
                          <a:ext cx="5943600" cy="72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14:paraId="01DACDB1" w14:textId="77777777" w:rsidR="00B037EA" w:rsidRDefault="00000000">
      <w:pPr>
        <w:pStyle w:val="Heading2"/>
      </w:pPr>
      <w:bookmarkStart w:id="63" w:name="data-and-code-availability"/>
      <w:bookmarkStart w:id="64" w:name="software-access-and-documentation"/>
      <w:bookmarkEnd w:id="63"/>
      <w:bookmarkEnd w:id="64"/>
      <w:r>
        <w:t>Author contributions</w:t>
      </w:r>
    </w:p>
    <w:p w14:paraId="4211B3FA" w14:textId="77777777" w:rsidR="00B037EA" w:rsidRDefault="00000000">
      <w:pPr>
        <w:pStyle w:val="FirstParagraph"/>
      </w:pPr>
      <w:r>
        <w:t>A.M. conceived the project, designed the software architecture, and implemented core algorithms. A.L. created and maintained the configuration files and testing frameworks. G.H implemented core algorithms. A.G. performed selection experiments and helped with result interpretation. L.P. performed software validation and contributed to code fine-tuning. J.S. provided scientific oversight and experimental validation. All authors contributed to manuscript preparation and revision.</w:t>
      </w:r>
    </w:p>
    <w:p w14:paraId="3C324BE6" w14:textId="77777777" w:rsidR="00B037EA" w:rsidRDefault="00000000">
      <w:pPr>
        <w:pStyle w:val="Heading2"/>
      </w:pPr>
      <w:bookmarkStart w:id="65" w:name="author-contributions"/>
      <w:bookmarkEnd w:id="65"/>
      <w:r>
        <w:t>Competing interests</w:t>
      </w:r>
    </w:p>
    <w:p w14:paraId="70968B5F" w14:textId="77777777" w:rsidR="00B037EA" w:rsidRDefault="00000000">
      <w:pPr>
        <w:pStyle w:val="FirstParagraph"/>
      </w:pPr>
      <w:r>
        <w:t>The authors declare no competing financial interests.</w:t>
      </w:r>
    </w:p>
    <w:p w14:paraId="5A6DAD07" w14:textId="77777777" w:rsidR="00B037EA" w:rsidRDefault="00000000">
      <w:pPr>
        <w:pStyle w:val="Heading2"/>
      </w:pPr>
      <w:bookmarkStart w:id="66" w:name="competing-interests"/>
      <w:bookmarkEnd w:id="66"/>
      <w:r>
        <w:t>Acknowledgments</w:t>
      </w:r>
    </w:p>
    <w:p w14:paraId="3C93C693" w14:textId="77777777" w:rsidR="00B037EA" w:rsidRDefault="00000000">
      <w:pPr>
        <w:pStyle w:val="FirstParagraph"/>
      </w:pPr>
      <w:r>
        <w:t xml:space="preserve">We thank the DEL research community for valuable feedback during software development and beta testing. We acknowledge the developers of </w:t>
      </w:r>
      <w:proofErr w:type="spellStart"/>
      <w:r>
        <w:t>Cutadapt</w:t>
      </w:r>
      <w:proofErr w:type="spellEnd"/>
      <w:r>
        <w:t xml:space="preserve">, </w:t>
      </w:r>
      <w:proofErr w:type="spellStart"/>
      <w:r>
        <w:t>RDKit</w:t>
      </w:r>
      <w:proofErr w:type="spellEnd"/>
      <w:r>
        <w:t xml:space="preserve">, </w:t>
      </w:r>
      <w:proofErr w:type="spellStart"/>
      <w:r>
        <w:t>edgeR</w:t>
      </w:r>
      <w:proofErr w:type="spellEnd"/>
      <w:r>
        <w:t>, and other open-source tools that enable this framework. Special thanks to early adopters who provided critical feedback for improving usability and robustness.</w:t>
      </w:r>
    </w:p>
    <w:p w14:paraId="1F06D9BB" w14:textId="77777777" w:rsidR="0037540D" w:rsidRPr="0037540D" w:rsidRDefault="0037540D" w:rsidP="0037540D">
      <w:pPr>
        <w:pStyle w:val="BodyText"/>
      </w:pPr>
    </w:p>
    <w:p w14:paraId="3417C288" w14:textId="77777777" w:rsidR="00587885" w:rsidRDefault="00587885" w:rsidP="00037813">
      <w:pPr>
        <w:pStyle w:val="Heading2"/>
      </w:pPr>
      <w:bookmarkStart w:id="67" w:name="acknowledgments"/>
      <w:bookmarkStart w:id="68" w:name="references"/>
      <w:bookmarkEnd w:id="67"/>
    </w:p>
    <w:p w14:paraId="41FFE400" w14:textId="64D0AA07" w:rsidR="0027158C" w:rsidRDefault="00000000" w:rsidP="00037813">
      <w:pPr>
        <w:pStyle w:val="Heading2"/>
      </w:pPr>
      <w:r>
        <w:t>References</w:t>
      </w:r>
      <w:bookmarkEnd w:id="0"/>
      <w:bookmarkEnd w:id="68"/>
    </w:p>
    <w:p w14:paraId="45023265" w14:textId="77777777" w:rsidR="00587885" w:rsidRPr="00587885" w:rsidRDefault="00587885" w:rsidP="00587885">
      <w:pPr>
        <w:pStyle w:val="BodyText"/>
      </w:pPr>
    </w:p>
    <w:p w14:paraId="333CB498" w14:textId="77777777" w:rsidR="00587885" w:rsidRPr="00587885" w:rsidRDefault="0027158C" w:rsidP="00587885">
      <w:pPr>
        <w:pStyle w:val="EndNoteBibliography"/>
        <w:spacing w:before="0" w:after="0"/>
        <w:ind w:left="720" w:hanging="720"/>
        <w:rPr>
          <w:noProof/>
        </w:rPr>
      </w:pPr>
      <w:r>
        <w:fldChar w:fldCharType="begin"/>
      </w:r>
      <w:r>
        <w:instrText xml:space="preserve"> ADDIN EN.REFLIST </w:instrText>
      </w:r>
      <w:r>
        <w:fldChar w:fldCharType="separate"/>
      </w:r>
      <w:r w:rsidR="00587885" w:rsidRPr="00587885">
        <w:rPr>
          <w:noProof/>
        </w:rPr>
        <w:t>1.</w:t>
      </w:r>
      <w:r w:rsidR="00587885" w:rsidRPr="00587885">
        <w:rPr>
          <w:noProof/>
        </w:rPr>
        <w:tab/>
        <w:t xml:space="preserve">Brenner, S. &amp; Lerner, R. A. Encoded combinatorial chemistry. </w:t>
      </w:r>
      <w:r w:rsidR="00587885" w:rsidRPr="00587885">
        <w:rPr>
          <w:i/>
          <w:noProof/>
        </w:rPr>
        <w:t>Proceedings of the National Academy of Sciences of the United States of America</w:t>
      </w:r>
      <w:r w:rsidR="00587885" w:rsidRPr="00587885">
        <w:rPr>
          <w:noProof/>
        </w:rPr>
        <w:t xml:space="preserve"> </w:t>
      </w:r>
      <w:r w:rsidR="00587885" w:rsidRPr="00587885">
        <w:rPr>
          <w:b/>
          <w:noProof/>
        </w:rPr>
        <w:t>89</w:t>
      </w:r>
      <w:r w:rsidR="00587885" w:rsidRPr="00587885">
        <w:rPr>
          <w:noProof/>
        </w:rPr>
        <w:t>, 5381–5383 (1992).</w:t>
      </w:r>
    </w:p>
    <w:p w14:paraId="467C311A" w14:textId="77777777" w:rsidR="00587885" w:rsidRPr="00587885" w:rsidRDefault="00587885" w:rsidP="00587885">
      <w:pPr>
        <w:pStyle w:val="EndNoteBibliography"/>
        <w:spacing w:before="0" w:after="0"/>
        <w:ind w:left="720" w:hanging="720"/>
        <w:rPr>
          <w:noProof/>
        </w:rPr>
      </w:pPr>
      <w:r w:rsidRPr="00587885">
        <w:rPr>
          <w:noProof/>
        </w:rPr>
        <w:t>2.</w:t>
      </w:r>
      <w:r w:rsidRPr="00587885">
        <w:rPr>
          <w:noProof/>
        </w:rPr>
        <w:tab/>
        <w:t xml:space="preserve">Franzini, R. M., Neri, D. &amp; Scheuermann, J. DNA-encoded chemical libraries: Advancing beyond conventional small-molecule libraries. </w:t>
      </w:r>
      <w:r w:rsidRPr="00587885">
        <w:rPr>
          <w:i/>
          <w:noProof/>
        </w:rPr>
        <w:t>Accounts of Chemical Research</w:t>
      </w:r>
      <w:r w:rsidRPr="00587885">
        <w:rPr>
          <w:noProof/>
        </w:rPr>
        <w:t xml:space="preserve"> </w:t>
      </w:r>
      <w:r w:rsidRPr="00587885">
        <w:rPr>
          <w:b/>
          <w:noProof/>
        </w:rPr>
        <w:t>47</w:t>
      </w:r>
      <w:r w:rsidRPr="00587885">
        <w:rPr>
          <w:noProof/>
        </w:rPr>
        <w:t>, 1247–1255, doi:10.1021/ar400284t (2014).</w:t>
      </w:r>
    </w:p>
    <w:p w14:paraId="166D3C6A" w14:textId="77777777" w:rsidR="00587885" w:rsidRPr="00587885" w:rsidRDefault="00587885" w:rsidP="00587885">
      <w:pPr>
        <w:pStyle w:val="EndNoteBibliography"/>
        <w:spacing w:before="0" w:after="0"/>
        <w:ind w:left="720" w:hanging="720"/>
        <w:rPr>
          <w:noProof/>
        </w:rPr>
      </w:pPr>
      <w:r w:rsidRPr="00587885">
        <w:rPr>
          <w:noProof/>
        </w:rPr>
        <w:t>3.</w:t>
      </w:r>
      <w:r w:rsidRPr="00587885">
        <w:rPr>
          <w:noProof/>
        </w:rPr>
        <w:tab/>
        <w:t xml:space="preserve">Favalli, N., Bassi, G., Scheuermann, J. &amp; Neri, D. DNA-encoded chemical libraries - achievements and remaining challenges. </w:t>
      </w:r>
      <w:r w:rsidRPr="00587885">
        <w:rPr>
          <w:i/>
          <w:noProof/>
        </w:rPr>
        <w:t>Febs Letters</w:t>
      </w:r>
      <w:r w:rsidRPr="00587885">
        <w:rPr>
          <w:noProof/>
        </w:rPr>
        <w:t xml:space="preserve"> </w:t>
      </w:r>
      <w:r w:rsidRPr="00587885">
        <w:rPr>
          <w:b/>
          <w:noProof/>
        </w:rPr>
        <w:t>592</w:t>
      </w:r>
      <w:r w:rsidRPr="00587885">
        <w:rPr>
          <w:noProof/>
        </w:rPr>
        <w:t>, 2168–2180, doi:10.1002/1873-3468.13068 (2018).</w:t>
      </w:r>
    </w:p>
    <w:p w14:paraId="0CA9A4DD" w14:textId="77777777" w:rsidR="00587885" w:rsidRPr="00587885" w:rsidRDefault="00587885" w:rsidP="00587885">
      <w:pPr>
        <w:pStyle w:val="EndNoteBibliography"/>
        <w:spacing w:before="0" w:after="0"/>
        <w:ind w:left="720" w:hanging="720"/>
        <w:rPr>
          <w:noProof/>
        </w:rPr>
      </w:pPr>
      <w:r w:rsidRPr="00587885">
        <w:rPr>
          <w:noProof/>
        </w:rPr>
        <w:t>4.</w:t>
      </w:r>
      <w:r w:rsidRPr="00587885">
        <w:rPr>
          <w:noProof/>
        </w:rPr>
        <w:tab/>
        <w:t xml:space="preserve">Neri, D. &amp; Lerner, R. A. DNA-Encoded Chemical Libraries: A Selection System Based on Endowing Organic Compounds with Amplifiable Information. </w:t>
      </w:r>
      <w:r w:rsidRPr="00587885">
        <w:rPr>
          <w:i/>
          <w:noProof/>
        </w:rPr>
        <w:t>Annu Rev Biochem</w:t>
      </w:r>
      <w:r w:rsidRPr="00587885">
        <w:rPr>
          <w:noProof/>
        </w:rPr>
        <w:t xml:space="preserve"> </w:t>
      </w:r>
      <w:r w:rsidRPr="00587885">
        <w:rPr>
          <w:b/>
          <w:noProof/>
        </w:rPr>
        <w:t>87</w:t>
      </w:r>
      <w:r w:rsidRPr="00587885">
        <w:rPr>
          <w:noProof/>
        </w:rPr>
        <w:t>, 479–502, doi:10.1146/annurev-biochem-062917-012550 (2018).</w:t>
      </w:r>
    </w:p>
    <w:p w14:paraId="555C8184" w14:textId="77777777" w:rsidR="00587885" w:rsidRPr="00587885" w:rsidRDefault="00587885" w:rsidP="00587885">
      <w:pPr>
        <w:pStyle w:val="EndNoteBibliography"/>
        <w:spacing w:before="0" w:after="0"/>
        <w:ind w:left="720" w:hanging="720"/>
        <w:rPr>
          <w:noProof/>
        </w:rPr>
      </w:pPr>
      <w:r w:rsidRPr="00587885">
        <w:rPr>
          <w:noProof/>
        </w:rPr>
        <w:t>5.</w:t>
      </w:r>
      <w:r w:rsidRPr="00587885">
        <w:rPr>
          <w:noProof/>
        </w:rPr>
        <w:tab/>
        <w:t xml:space="preserve">Fitzgerald, P. R. &amp; Paegel, B. M. DNA-Encoded Chemistry: Drug Discovery from a Few Good Reactions. </w:t>
      </w:r>
      <w:r w:rsidRPr="00587885">
        <w:rPr>
          <w:i/>
          <w:noProof/>
        </w:rPr>
        <w:t>Chem Rev</w:t>
      </w:r>
      <w:r w:rsidRPr="00587885">
        <w:rPr>
          <w:noProof/>
        </w:rPr>
        <w:t xml:space="preserve"> </w:t>
      </w:r>
      <w:r w:rsidRPr="00587885">
        <w:rPr>
          <w:b/>
          <w:noProof/>
        </w:rPr>
        <w:t>121</w:t>
      </w:r>
      <w:r w:rsidRPr="00587885">
        <w:rPr>
          <w:noProof/>
        </w:rPr>
        <w:t>, 7155–7177, doi:10.1021/acs.chemrev.0c00789 (2021).</w:t>
      </w:r>
    </w:p>
    <w:p w14:paraId="1BC7F111" w14:textId="77777777" w:rsidR="00587885" w:rsidRPr="00CD576F" w:rsidRDefault="00587885" w:rsidP="00587885">
      <w:pPr>
        <w:pStyle w:val="EndNoteBibliography"/>
        <w:spacing w:before="0" w:after="0"/>
        <w:ind w:left="720" w:hanging="720"/>
        <w:rPr>
          <w:noProof/>
          <w:lang w:val="it-CH"/>
        </w:rPr>
      </w:pPr>
      <w:r w:rsidRPr="00587885">
        <w:rPr>
          <w:noProof/>
        </w:rPr>
        <w:t>6.</w:t>
      </w:r>
      <w:r w:rsidRPr="00587885">
        <w:rPr>
          <w:noProof/>
        </w:rPr>
        <w:tab/>
        <w:t xml:space="preserve">Keller, M., Schira, K. &amp; Scheuermann, J. Impact of DNA-Encoded Chemical Library Technology on Drug Discovery. </w:t>
      </w:r>
      <w:r w:rsidRPr="00CD576F">
        <w:rPr>
          <w:i/>
          <w:noProof/>
          <w:lang w:val="it-CH"/>
        </w:rPr>
        <w:t>Chimia</w:t>
      </w:r>
      <w:r w:rsidRPr="00CD576F">
        <w:rPr>
          <w:noProof/>
          <w:lang w:val="it-CH"/>
        </w:rPr>
        <w:t xml:space="preserve"> </w:t>
      </w:r>
      <w:r w:rsidRPr="00CD576F">
        <w:rPr>
          <w:b/>
          <w:noProof/>
          <w:lang w:val="it-CH"/>
        </w:rPr>
        <w:t>76</w:t>
      </w:r>
      <w:r w:rsidRPr="00CD576F">
        <w:rPr>
          <w:noProof/>
          <w:lang w:val="it-CH"/>
        </w:rPr>
        <w:t>, 388–395, doi:10.2533/chimia.2022.388 (2022).</w:t>
      </w:r>
    </w:p>
    <w:p w14:paraId="72DB4755" w14:textId="77777777" w:rsidR="00587885" w:rsidRPr="00587885" w:rsidRDefault="00587885" w:rsidP="00587885">
      <w:pPr>
        <w:pStyle w:val="EndNoteBibliography"/>
        <w:spacing w:before="0" w:after="0"/>
        <w:ind w:left="720" w:hanging="720"/>
        <w:rPr>
          <w:noProof/>
        </w:rPr>
      </w:pPr>
      <w:r w:rsidRPr="00CD576F">
        <w:rPr>
          <w:noProof/>
          <w:lang w:val="it-CH"/>
        </w:rPr>
        <w:t>7.</w:t>
      </w:r>
      <w:r w:rsidRPr="00CD576F">
        <w:rPr>
          <w:noProof/>
          <w:lang w:val="it-CH"/>
        </w:rPr>
        <w:tab/>
        <w:t>Satz, A. L.</w:t>
      </w:r>
      <w:r w:rsidRPr="00CD576F">
        <w:rPr>
          <w:i/>
          <w:noProof/>
          <w:lang w:val="it-CH"/>
        </w:rPr>
        <w:t xml:space="preserve"> et al.</w:t>
      </w:r>
      <w:r w:rsidRPr="00CD576F">
        <w:rPr>
          <w:noProof/>
          <w:lang w:val="it-CH"/>
        </w:rPr>
        <w:t xml:space="preserve"> DNA-encoded chemical libraries. </w:t>
      </w:r>
      <w:r w:rsidRPr="00587885">
        <w:rPr>
          <w:i/>
          <w:noProof/>
        </w:rPr>
        <w:t>Nature Reviews Methods Primers</w:t>
      </w:r>
      <w:r w:rsidRPr="00587885">
        <w:rPr>
          <w:noProof/>
        </w:rPr>
        <w:t xml:space="preserve"> </w:t>
      </w:r>
      <w:r w:rsidRPr="00587885">
        <w:rPr>
          <w:b/>
          <w:noProof/>
        </w:rPr>
        <w:t>2</w:t>
      </w:r>
      <w:r w:rsidRPr="00587885">
        <w:rPr>
          <w:noProof/>
        </w:rPr>
        <w:t>, doi:10.1038/s43586-021-00084-5 (2022).</w:t>
      </w:r>
    </w:p>
    <w:p w14:paraId="28813852" w14:textId="77777777" w:rsidR="00587885" w:rsidRPr="00587885" w:rsidRDefault="00587885" w:rsidP="00587885">
      <w:pPr>
        <w:pStyle w:val="EndNoteBibliography"/>
        <w:spacing w:before="0" w:after="0"/>
        <w:ind w:left="720" w:hanging="720"/>
        <w:rPr>
          <w:noProof/>
        </w:rPr>
      </w:pPr>
      <w:r w:rsidRPr="00587885">
        <w:rPr>
          <w:noProof/>
        </w:rPr>
        <w:t>8.</w:t>
      </w:r>
      <w:r w:rsidRPr="00587885">
        <w:rPr>
          <w:noProof/>
        </w:rPr>
        <w:tab/>
        <w:t xml:space="preserve">Peterson, A. A. &amp; Liu, D. R. Small-molecule discovery through DNA-encoded libraries. </w:t>
      </w:r>
      <w:r w:rsidRPr="00587885">
        <w:rPr>
          <w:i/>
          <w:noProof/>
        </w:rPr>
        <w:t>Nat Rev Drug Discov</w:t>
      </w:r>
      <w:r w:rsidRPr="00587885">
        <w:rPr>
          <w:noProof/>
        </w:rPr>
        <w:t xml:space="preserve"> </w:t>
      </w:r>
      <w:r w:rsidRPr="00587885">
        <w:rPr>
          <w:b/>
          <w:noProof/>
        </w:rPr>
        <w:t>22</w:t>
      </w:r>
      <w:r w:rsidRPr="00587885">
        <w:rPr>
          <w:noProof/>
        </w:rPr>
        <w:t>, 699–722, doi:10.1038/s41573-023-00713-6 (2023).</w:t>
      </w:r>
    </w:p>
    <w:p w14:paraId="5E5B68B7" w14:textId="77777777" w:rsidR="00587885" w:rsidRPr="00587885" w:rsidRDefault="00587885" w:rsidP="00587885">
      <w:pPr>
        <w:pStyle w:val="EndNoteBibliography"/>
        <w:spacing w:before="0" w:after="0"/>
        <w:ind w:left="720" w:hanging="720"/>
        <w:rPr>
          <w:noProof/>
        </w:rPr>
      </w:pPr>
      <w:r w:rsidRPr="00587885">
        <w:rPr>
          <w:noProof/>
        </w:rPr>
        <w:t>9.</w:t>
      </w:r>
      <w:r w:rsidRPr="00587885">
        <w:rPr>
          <w:noProof/>
        </w:rPr>
        <w:tab/>
        <w:t xml:space="preserve">Wichert, M., Guasch, L. &amp; Franzini, R. M. Challenges and Prospects of DNA-Encoded Library Data Interpretation. </w:t>
      </w:r>
      <w:r w:rsidRPr="00587885">
        <w:rPr>
          <w:i/>
          <w:noProof/>
        </w:rPr>
        <w:t>Chem Rev</w:t>
      </w:r>
      <w:r w:rsidRPr="00587885">
        <w:rPr>
          <w:noProof/>
        </w:rPr>
        <w:t xml:space="preserve"> </w:t>
      </w:r>
      <w:r w:rsidRPr="00587885">
        <w:rPr>
          <w:b/>
          <w:noProof/>
        </w:rPr>
        <w:t>124</w:t>
      </w:r>
      <w:r w:rsidRPr="00587885">
        <w:rPr>
          <w:noProof/>
        </w:rPr>
        <w:t>, 12551–12572, doi:10.1021/acs.chemrev.4c00284 (2024).</w:t>
      </w:r>
    </w:p>
    <w:p w14:paraId="1D9406FD" w14:textId="77777777" w:rsidR="00587885" w:rsidRPr="00587885" w:rsidRDefault="00587885" w:rsidP="00587885">
      <w:pPr>
        <w:pStyle w:val="EndNoteBibliography"/>
        <w:spacing w:before="0" w:after="0"/>
        <w:ind w:left="720" w:hanging="720"/>
        <w:rPr>
          <w:noProof/>
        </w:rPr>
      </w:pPr>
      <w:r w:rsidRPr="00587885">
        <w:rPr>
          <w:noProof/>
        </w:rPr>
        <w:t>10.</w:t>
      </w:r>
      <w:r w:rsidRPr="00587885">
        <w:rPr>
          <w:noProof/>
        </w:rPr>
        <w:tab/>
        <w:t xml:space="preserve">Huang, Y., Li, Y. &amp; Li, X. Strategies for developing DNA-encoded libraries beyond binding assays. </w:t>
      </w:r>
      <w:r w:rsidRPr="00587885">
        <w:rPr>
          <w:i/>
          <w:noProof/>
        </w:rPr>
        <w:t>Nat Chem</w:t>
      </w:r>
      <w:r w:rsidRPr="00587885">
        <w:rPr>
          <w:noProof/>
        </w:rPr>
        <w:t xml:space="preserve"> </w:t>
      </w:r>
      <w:r w:rsidRPr="00587885">
        <w:rPr>
          <w:b/>
          <w:noProof/>
        </w:rPr>
        <w:t>14</w:t>
      </w:r>
      <w:r w:rsidRPr="00587885">
        <w:rPr>
          <w:noProof/>
        </w:rPr>
        <w:t>, 129–140, doi:10.1038/s41557-021-00877-x (2022).</w:t>
      </w:r>
    </w:p>
    <w:p w14:paraId="55EA8C6C" w14:textId="77777777" w:rsidR="00587885" w:rsidRPr="00587885" w:rsidRDefault="00587885" w:rsidP="00587885">
      <w:pPr>
        <w:pStyle w:val="EndNoteBibliography"/>
        <w:spacing w:before="0" w:after="0"/>
        <w:ind w:left="720" w:hanging="720"/>
        <w:rPr>
          <w:noProof/>
        </w:rPr>
      </w:pPr>
      <w:r w:rsidRPr="00587885">
        <w:rPr>
          <w:noProof/>
        </w:rPr>
        <w:t>11.</w:t>
      </w:r>
      <w:r w:rsidRPr="00587885">
        <w:rPr>
          <w:noProof/>
        </w:rPr>
        <w:tab/>
        <w:t>Decurtins, W.</w:t>
      </w:r>
      <w:r w:rsidRPr="00587885">
        <w:rPr>
          <w:i/>
          <w:noProof/>
        </w:rPr>
        <w:t xml:space="preserve"> et al.</w:t>
      </w:r>
      <w:r w:rsidRPr="00587885">
        <w:rPr>
          <w:noProof/>
        </w:rPr>
        <w:t xml:space="preserve"> Automated screening for small organic ligands using DNA-encoded chemical libraries. </w:t>
      </w:r>
      <w:r w:rsidRPr="00587885">
        <w:rPr>
          <w:i/>
          <w:noProof/>
        </w:rPr>
        <w:t>Nat Protoc</w:t>
      </w:r>
      <w:r w:rsidRPr="00587885">
        <w:rPr>
          <w:noProof/>
        </w:rPr>
        <w:t xml:space="preserve"> </w:t>
      </w:r>
      <w:r w:rsidRPr="00587885">
        <w:rPr>
          <w:b/>
          <w:noProof/>
        </w:rPr>
        <w:t>11</w:t>
      </w:r>
      <w:r w:rsidRPr="00587885">
        <w:rPr>
          <w:noProof/>
        </w:rPr>
        <w:t>, 764–780, doi:10.1038/nprot.2016.039 (2016).</w:t>
      </w:r>
    </w:p>
    <w:p w14:paraId="62D00BB3" w14:textId="77777777" w:rsidR="00587885" w:rsidRPr="00587885" w:rsidRDefault="00587885" w:rsidP="00587885">
      <w:pPr>
        <w:pStyle w:val="EndNoteBibliography"/>
        <w:spacing w:before="0" w:after="0"/>
        <w:ind w:left="720" w:hanging="720"/>
        <w:rPr>
          <w:noProof/>
        </w:rPr>
      </w:pPr>
      <w:r w:rsidRPr="00587885">
        <w:rPr>
          <w:noProof/>
        </w:rPr>
        <w:t>12.</w:t>
      </w:r>
      <w:r w:rsidRPr="00587885">
        <w:rPr>
          <w:noProof/>
        </w:rPr>
        <w:tab/>
        <w:t xml:space="preserve">Goodnow, R. A., Jr., Dumelin, C. E. &amp; Keefe, A. D. DNA-encoded chemistry: enabling the deeper sampling of chemical space. </w:t>
      </w:r>
      <w:r w:rsidRPr="00587885">
        <w:rPr>
          <w:i/>
          <w:noProof/>
        </w:rPr>
        <w:t>Nat Rev Drug Discov</w:t>
      </w:r>
      <w:r w:rsidRPr="00587885">
        <w:rPr>
          <w:noProof/>
        </w:rPr>
        <w:t xml:space="preserve"> </w:t>
      </w:r>
      <w:r w:rsidRPr="00587885">
        <w:rPr>
          <w:b/>
          <w:noProof/>
        </w:rPr>
        <w:t>16</w:t>
      </w:r>
      <w:r w:rsidRPr="00587885">
        <w:rPr>
          <w:noProof/>
        </w:rPr>
        <w:t>, 131–147, doi:10.1038/nrd.2016.213 (2017).</w:t>
      </w:r>
    </w:p>
    <w:p w14:paraId="670852AB" w14:textId="77777777" w:rsidR="00587885" w:rsidRPr="00CD576F" w:rsidRDefault="00587885" w:rsidP="00587885">
      <w:pPr>
        <w:pStyle w:val="EndNoteBibliography"/>
        <w:spacing w:before="0" w:after="0"/>
        <w:ind w:left="720" w:hanging="720"/>
        <w:rPr>
          <w:noProof/>
          <w:lang w:val="fr-CH"/>
        </w:rPr>
      </w:pPr>
      <w:r w:rsidRPr="00587885">
        <w:rPr>
          <w:noProof/>
        </w:rPr>
        <w:t>13.</w:t>
      </w:r>
      <w:r w:rsidRPr="00587885">
        <w:rPr>
          <w:noProof/>
        </w:rPr>
        <w:tab/>
        <w:t xml:space="preserve">Lessing, A., Petrov, D. &amp; Scheuermann, J. Advancing small-molecule drug discovery by encoded dual-display technologies. </w:t>
      </w:r>
      <w:r w:rsidRPr="00CD576F">
        <w:rPr>
          <w:i/>
          <w:noProof/>
          <w:lang w:val="fr-CH"/>
        </w:rPr>
        <w:t>Trends in Pharmacological Sciences</w:t>
      </w:r>
      <w:r w:rsidRPr="00CD576F">
        <w:rPr>
          <w:noProof/>
          <w:lang w:val="fr-CH"/>
        </w:rPr>
        <w:t xml:space="preserve"> </w:t>
      </w:r>
      <w:r w:rsidRPr="00CD576F">
        <w:rPr>
          <w:b/>
          <w:noProof/>
          <w:lang w:val="fr-CH"/>
        </w:rPr>
        <w:t>44</w:t>
      </w:r>
      <w:r w:rsidRPr="00CD576F">
        <w:rPr>
          <w:noProof/>
          <w:lang w:val="fr-CH"/>
        </w:rPr>
        <w:t>, 817–831, doi:10.1016/j.tips.2023.08.006 (2023).</w:t>
      </w:r>
    </w:p>
    <w:p w14:paraId="6AC8D146" w14:textId="77777777" w:rsidR="00587885" w:rsidRPr="00587885" w:rsidRDefault="00587885" w:rsidP="00587885">
      <w:pPr>
        <w:pStyle w:val="EndNoteBibliography"/>
        <w:spacing w:before="0" w:after="0"/>
        <w:ind w:left="720" w:hanging="720"/>
        <w:rPr>
          <w:noProof/>
        </w:rPr>
      </w:pPr>
      <w:r w:rsidRPr="00CD576F">
        <w:rPr>
          <w:noProof/>
          <w:lang w:val="fr-CH"/>
        </w:rPr>
        <w:t>14.</w:t>
      </w:r>
      <w:r w:rsidRPr="00CD576F">
        <w:rPr>
          <w:noProof/>
          <w:lang w:val="fr-CH"/>
        </w:rPr>
        <w:tab/>
        <w:t>Plais, L.</w:t>
      </w:r>
      <w:r w:rsidRPr="00CD576F">
        <w:rPr>
          <w:i/>
          <w:noProof/>
          <w:lang w:val="fr-CH"/>
        </w:rPr>
        <w:t xml:space="preserve"> et al.</w:t>
      </w:r>
      <w:r w:rsidRPr="00CD576F">
        <w:rPr>
          <w:noProof/>
          <w:lang w:val="fr-CH"/>
        </w:rPr>
        <w:t xml:space="preserve"> </w:t>
      </w:r>
      <w:r w:rsidRPr="00587885">
        <w:rPr>
          <w:noProof/>
        </w:rPr>
        <w:t xml:space="preserve">Universal encoding of next generation DNA-encoded chemical libraries. </w:t>
      </w:r>
      <w:r w:rsidRPr="00587885">
        <w:rPr>
          <w:i/>
          <w:noProof/>
        </w:rPr>
        <w:t>Chem Sci</w:t>
      </w:r>
      <w:r w:rsidRPr="00587885">
        <w:rPr>
          <w:noProof/>
        </w:rPr>
        <w:t xml:space="preserve"> </w:t>
      </w:r>
      <w:r w:rsidRPr="00587885">
        <w:rPr>
          <w:b/>
          <w:noProof/>
        </w:rPr>
        <w:t>13</w:t>
      </w:r>
      <w:r w:rsidRPr="00587885">
        <w:rPr>
          <w:noProof/>
        </w:rPr>
        <w:t>, 967–974, doi:10.1039/d1sc05721a (2022).</w:t>
      </w:r>
    </w:p>
    <w:p w14:paraId="5AD5E2F4" w14:textId="77777777" w:rsidR="00587885" w:rsidRPr="00587885" w:rsidRDefault="00587885" w:rsidP="00587885">
      <w:pPr>
        <w:pStyle w:val="EndNoteBibliography"/>
        <w:spacing w:before="0" w:after="0"/>
        <w:ind w:left="720" w:hanging="720"/>
        <w:rPr>
          <w:noProof/>
        </w:rPr>
      </w:pPr>
      <w:r w:rsidRPr="00587885">
        <w:rPr>
          <w:noProof/>
        </w:rPr>
        <w:lastRenderedPageBreak/>
        <w:t>15.</w:t>
      </w:r>
      <w:r w:rsidRPr="00587885">
        <w:rPr>
          <w:noProof/>
        </w:rPr>
        <w:tab/>
        <w:t xml:space="preserve">Franzini, R. M. &amp; Randolph, C. Chemical Space of DNA-Encoded Libraries. </w:t>
      </w:r>
      <w:r w:rsidRPr="00587885">
        <w:rPr>
          <w:i/>
          <w:noProof/>
        </w:rPr>
        <w:t>Journal of Medicinal Chemistry</w:t>
      </w:r>
      <w:r w:rsidRPr="00587885">
        <w:rPr>
          <w:noProof/>
        </w:rPr>
        <w:t>, doi:10.1021/acs.jmedchem.5b01874 (2016).</w:t>
      </w:r>
    </w:p>
    <w:p w14:paraId="4FC31A94" w14:textId="77777777" w:rsidR="00587885" w:rsidRPr="00587885" w:rsidRDefault="00587885" w:rsidP="00587885">
      <w:pPr>
        <w:pStyle w:val="EndNoteBibliography"/>
        <w:spacing w:before="0" w:after="0"/>
        <w:ind w:left="720" w:hanging="720"/>
        <w:rPr>
          <w:noProof/>
        </w:rPr>
      </w:pPr>
      <w:r w:rsidRPr="00587885">
        <w:rPr>
          <w:noProof/>
        </w:rPr>
        <w:t>16.</w:t>
      </w:r>
      <w:r w:rsidRPr="00587885">
        <w:rPr>
          <w:noProof/>
        </w:rPr>
        <w:tab/>
        <w:t>McCloskey, K.</w:t>
      </w:r>
      <w:r w:rsidRPr="00587885">
        <w:rPr>
          <w:i/>
          <w:noProof/>
        </w:rPr>
        <w:t xml:space="preserve"> et al.</w:t>
      </w:r>
      <w:r w:rsidRPr="00587885">
        <w:rPr>
          <w:noProof/>
        </w:rPr>
        <w:t xml:space="preserve"> Machine Learning on DNA-Encoded Libraries: A New Paradigm for Hit Finding. </w:t>
      </w:r>
      <w:r w:rsidRPr="00587885">
        <w:rPr>
          <w:i/>
          <w:noProof/>
        </w:rPr>
        <w:t>Journal of Medicinal Chemistry</w:t>
      </w:r>
      <w:r w:rsidRPr="00587885">
        <w:rPr>
          <w:noProof/>
        </w:rPr>
        <w:t xml:space="preserve"> </w:t>
      </w:r>
      <w:r w:rsidRPr="00587885">
        <w:rPr>
          <w:b/>
          <w:noProof/>
        </w:rPr>
        <w:t>63</w:t>
      </w:r>
      <w:r w:rsidRPr="00587885">
        <w:rPr>
          <w:noProof/>
        </w:rPr>
        <w:t>, 8857–8866, doi:10.1021/acs.jmedchem.0c00452 (2020).</w:t>
      </w:r>
    </w:p>
    <w:p w14:paraId="3E0635EA" w14:textId="77777777" w:rsidR="00587885" w:rsidRPr="00587885" w:rsidRDefault="00587885" w:rsidP="00587885">
      <w:pPr>
        <w:pStyle w:val="EndNoteBibliography"/>
        <w:spacing w:before="0" w:after="0"/>
        <w:ind w:left="720" w:hanging="720"/>
        <w:rPr>
          <w:noProof/>
        </w:rPr>
      </w:pPr>
      <w:r w:rsidRPr="00587885">
        <w:rPr>
          <w:noProof/>
        </w:rPr>
        <w:t>17.</w:t>
      </w:r>
      <w:r w:rsidRPr="00587885">
        <w:rPr>
          <w:noProof/>
        </w:rPr>
        <w:tab/>
        <w:t xml:space="preserve">Reiher, C. A., Schuman, D. P., Simmons, N. &amp; Wolkenberg, S. E. Trends in Hit-to-Lead Optimization Following DNA-Encoded Library Screens. </w:t>
      </w:r>
      <w:r w:rsidRPr="00587885">
        <w:rPr>
          <w:i/>
          <w:noProof/>
        </w:rPr>
        <w:t>ACS Medicinal Chemistry Letters</w:t>
      </w:r>
      <w:r w:rsidRPr="00587885">
        <w:rPr>
          <w:noProof/>
        </w:rPr>
        <w:t xml:space="preserve"> </w:t>
      </w:r>
      <w:r w:rsidRPr="00587885">
        <w:rPr>
          <w:b/>
          <w:noProof/>
        </w:rPr>
        <w:t>12</w:t>
      </w:r>
      <w:r w:rsidRPr="00587885">
        <w:rPr>
          <w:noProof/>
        </w:rPr>
        <w:t>, 343–350, doi:10.1021/acsmedchemlett.0c00615 (2021).</w:t>
      </w:r>
    </w:p>
    <w:p w14:paraId="12CC191F" w14:textId="77777777" w:rsidR="00587885" w:rsidRPr="00587885" w:rsidRDefault="00587885" w:rsidP="00587885">
      <w:pPr>
        <w:pStyle w:val="EndNoteBibliography"/>
        <w:spacing w:before="0" w:after="0"/>
        <w:ind w:left="720" w:hanging="720"/>
        <w:rPr>
          <w:noProof/>
        </w:rPr>
      </w:pPr>
      <w:r w:rsidRPr="00587885">
        <w:rPr>
          <w:noProof/>
        </w:rPr>
        <w:t>18.</w:t>
      </w:r>
      <w:r w:rsidRPr="00587885">
        <w:rPr>
          <w:noProof/>
        </w:rPr>
        <w:tab/>
        <w:t xml:space="preserve">Shi, B., Zhou, Y. &amp; Li, X. Recent advances in DNA-encoded dynamic libraries. </w:t>
      </w:r>
      <w:r w:rsidRPr="00587885">
        <w:rPr>
          <w:i/>
          <w:noProof/>
        </w:rPr>
        <w:t>RSC Chemical Biology</w:t>
      </w:r>
      <w:r w:rsidRPr="00587885">
        <w:rPr>
          <w:noProof/>
        </w:rPr>
        <w:t xml:space="preserve"> </w:t>
      </w:r>
      <w:r w:rsidRPr="00587885">
        <w:rPr>
          <w:b/>
          <w:noProof/>
        </w:rPr>
        <w:t>3</w:t>
      </w:r>
      <w:r w:rsidRPr="00587885">
        <w:rPr>
          <w:noProof/>
        </w:rPr>
        <w:t>, 407–419, doi:10.1039/D2CB00007E (2022).</w:t>
      </w:r>
    </w:p>
    <w:p w14:paraId="78AFEB83" w14:textId="77777777" w:rsidR="00587885" w:rsidRPr="00587885" w:rsidRDefault="00587885" w:rsidP="00587885">
      <w:pPr>
        <w:pStyle w:val="EndNoteBibliography"/>
        <w:spacing w:before="0" w:after="0"/>
        <w:ind w:left="720" w:hanging="720"/>
        <w:rPr>
          <w:noProof/>
        </w:rPr>
      </w:pPr>
      <w:r w:rsidRPr="00587885">
        <w:rPr>
          <w:noProof/>
        </w:rPr>
        <w:t>19.</w:t>
      </w:r>
      <w:r w:rsidRPr="00587885">
        <w:rPr>
          <w:noProof/>
        </w:rPr>
        <w:tab/>
        <w:t xml:space="preserve">Hou, R., Xie, C., Gui, Y., Li, G. &amp; Li, X. Machine-Learning-Based Data Analysis Method for Cell-Based Selection of DNA-Encoded Libraries. </w:t>
      </w:r>
      <w:r w:rsidRPr="00587885">
        <w:rPr>
          <w:i/>
          <w:noProof/>
        </w:rPr>
        <w:t>ACS Omega</w:t>
      </w:r>
      <w:r w:rsidRPr="00587885">
        <w:rPr>
          <w:noProof/>
        </w:rPr>
        <w:t xml:space="preserve"> </w:t>
      </w:r>
      <w:r w:rsidRPr="00587885">
        <w:rPr>
          <w:b/>
          <w:noProof/>
        </w:rPr>
        <w:t>8</w:t>
      </w:r>
      <w:r w:rsidRPr="00587885">
        <w:rPr>
          <w:noProof/>
        </w:rPr>
        <w:t>, 19057–19071, doi:10.1021/acsomega.3c02152 (2023).</w:t>
      </w:r>
    </w:p>
    <w:p w14:paraId="718D1374" w14:textId="77777777" w:rsidR="00587885" w:rsidRPr="00587885" w:rsidRDefault="00587885" w:rsidP="00587885">
      <w:pPr>
        <w:pStyle w:val="EndNoteBibliography"/>
        <w:spacing w:before="0" w:after="0"/>
        <w:ind w:left="720" w:hanging="720"/>
        <w:rPr>
          <w:noProof/>
        </w:rPr>
      </w:pPr>
      <w:r w:rsidRPr="00587885">
        <w:rPr>
          <w:noProof/>
        </w:rPr>
        <w:t>20.</w:t>
      </w:r>
      <w:r w:rsidRPr="00587885">
        <w:rPr>
          <w:noProof/>
        </w:rPr>
        <w:tab/>
        <w:t xml:space="preserve">Shmilovich, K., Chen, B., Karaletsos, T. &amp; Sultan, M. M. DEL-Dock: Molecular Docking-Enabled Modeling of DNA-Encoded Libraries. </w:t>
      </w:r>
      <w:r w:rsidRPr="00587885">
        <w:rPr>
          <w:i/>
          <w:noProof/>
        </w:rPr>
        <w:t>Journal of Chemical Information and Modeling</w:t>
      </w:r>
      <w:r w:rsidRPr="00587885">
        <w:rPr>
          <w:noProof/>
        </w:rPr>
        <w:t xml:space="preserve"> </w:t>
      </w:r>
      <w:r w:rsidRPr="00587885">
        <w:rPr>
          <w:b/>
          <w:noProof/>
        </w:rPr>
        <w:t>63</w:t>
      </w:r>
      <w:r w:rsidRPr="00587885">
        <w:rPr>
          <w:noProof/>
        </w:rPr>
        <w:t>, 2719–2727, doi:10.1021/acs.jcim.2c01608 (2023).</w:t>
      </w:r>
    </w:p>
    <w:p w14:paraId="71D6D998" w14:textId="77777777" w:rsidR="00587885" w:rsidRPr="00587885" w:rsidRDefault="00587885" w:rsidP="00587885">
      <w:pPr>
        <w:pStyle w:val="EndNoteBibliography"/>
        <w:spacing w:before="0" w:after="0"/>
        <w:ind w:left="720" w:hanging="720"/>
        <w:rPr>
          <w:noProof/>
        </w:rPr>
      </w:pPr>
      <w:r w:rsidRPr="00587885">
        <w:rPr>
          <w:noProof/>
        </w:rPr>
        <w:t>21.</w:t>
      </w:r>
      <w:r w:rsidRPr="00587885">
        <w:rPr>
          <w:noProof/>
        </w:rPr>
        <w:tab/>
        <w:t>Torng, W.</w:t>
      </w:r>
      <w:r w:rsidRPr="00587885">
        <w:rPr>
          <w:i/>
          <w:noProof/>
        </w:rPr>
        <w:t xml:space="preserve"> et al.</w:t>
      </w:r>
      <w:r w:rsidRPr="00587885">
        <w:rPr>
          <w:noProof/>
        </w:rPr>
        <w:t xml:space="preserve"> Deep Learning Approach for the Discovery of Tumor-Targeting Small Organic Ligands from DNA-Encoded Chemical Libraries. </w:t>
      </w:r>
      <w:r w:rsidRPr="00587885">
        <w:rPr>
          <w:i/>
          <w:noProof/>
        </w:rPr>
        <w:t>ACS Omega</w:t>
      </w:r>
      <w:r w:rsidRPr="00587885">
        <w:rPr>
          <w:noProof/>
        </w:rPr>
        <w:t xml:space="preserve"> </w:t>
      </w:r>
      <w:r w:rsidRPr="00587885">
        <w:rPr>
          <w:b/>
          <w:noProof/>
        </w:rPr>
        <w:t>8</w:t>
      </w:r>
      <w:r w:rsidRPr="00587885">
        <w:rPr>
          <w:noProof/>
        </w:rPr>
        <w:t>, 25090–25100, doi:10.1021/acsomega.3c01775 (2023).</w:t>
      </w:r>
    </w:p>
    <w:p w14:paraId="13D413E0" w14:textId="77777777" w:rsidR="00587885" w:rsidRPr="00CD576F" w:rsidRDefault="00587885" w:rsidP="00587885">
      <w:pPr>
        <w:pStyle w:val="EndNoteBibliography"/>
        <w:spacing w:before="0" w:after="0"/>
        <w:ind w:left="720" w:hanging="720"/>
        <w:rPr>
          <w:noProof/>
          <w:lang w:val="fr-CH"/>
        </w:rPr>
      </w:pPr>
      <w:r w:rsidRPr="00587885">
        <w:rPr>
          <w:noProof/>
        </w:rPr>
        <w:t>22.</w:t>
      </w:r>
      <w:r w:rsidRPr="00587885">
        <w:rPr>
          <w:noProof/>
        </w:rPr>
        <w:tab/>
        <w:t>Edfeldt, K.</w:t>
      </w:r>
      <w:r w:rsidRPr="00587885">
        <w:rPr>
          <w:i/>
          <w:noProof/>
        </w:rPr>
        <w:t xml:space="preserve"> et al.</w:t>
      </w:r>
      <w:r w:rsidRPr="00587885">
        <w:rPr>
          <w:noProof/>
        </w:rPr>
        <w:t xml:space="preserve"> A data science roadmap for open science organizations engaged in early-stage drug discovery. </w:t>
      </w:r>
      <w:r w:rsidRPr="00CD576F">
        <w:rPr>
          <w:i/>
          <w:noProof/>
          <w:lang w:val="fr-CH"/>
        </w:rPr>
        <w:t>Nature Communications</w:t>
      </w:r>
      <w:r w:rsidRPr="00CD576F">
        <w:rPr>
          <w:noProof/>
          <w:lang w:val="fr-CH"/>
        </w:rPr>
        <w:t xml:space="preserve"> </w:t>
      </w:r>
      <w:r w:rsidRPr="00CD576F">
        <w:rPr>
          <w:b/>
          <w:noProof/>
          <w:lang w:val="fr-CH"/>
        </w:rPr>
        <w:t>15</w:t>
      </w:r>
      <w:r w:rsidRPr="00CD576F">
        <w:rPr>
          <w:noProof/>
          <w:lang w:val="fr-CH"/>
        </w:rPr>
        <w:t>, 5640, doi:10.1038/s41467-024-49777-x (2024).</w:t>
      </w:r>
    </w:p>
    <w:p w14:paraId="70AC7B01" w14:textId="77777777" w:rsidR="00587885" w:rsidRPr="00587885" w:rsidRDefault="00587885" w:rsidP="00587885">
      <w:pPr>
        <w:pStyle w:val="EndNoteBibliography"/>
        <w:spacing w:before="0" w:after="0"/>
        <w:ind w:left="720" w:hanging="720"/>
        <w:rPr>
          <w:noProof/>
        </w:rPr>
      </w:pPr>
      <w:r w:rsidRPr="00CD576F">
        <w:rPr>
          <w:noProof/>
          <w:lang w:val="fr-CH"/>
        </w:rPr>
        <w:t>23.</w:t>
      </w:r>
      <w:r w:rsidRPr="00CD576F">
        <w:rPr>
          <w:noProof/>
          <w:lang w:val="fr-CH"/>
        </w:rPr>
        <w:tab/>
        <w:t>Edwards, A. M.</w:t>
      </w:r>
      <w:r w:rsidRPr="00CD576F">
        <w:rPr>
          <w:i/>
          <w:noProof/>
          <w:lang w:val="fr-CH"/>
        </w:rPr>
        <w:t xml:space="preserve"> et al.</w:t>
      </w:r>
      <w:r w:rsidRPr="00CD576F">
        <w:rPr>
          <w:noProof/>
          <w:lang w:val="fr-CH"/>
        </w:rPr>
        <w:t xml:space="preserve"> </w:t>
      </w:r>
      <w:r w:rsidRPr="00587885">
        <w:rPr>
          <w:noProof/>
        </w:rPr>
        <w:t xml:space="preserve">Protein–ligand data at scale to support machine learning. </w:t>
      </w:r>
      <w:r w:rsidRPr="00587885">
        <w:rPr>
          <w:i/>
          <w:noProof/>
        </w:rPr>
        <w:t>Nature Reviews Chemistry</w:t>
      </w:r>
      <w:r w:rsidRPr="00587885">
        <w:rPr>
          <w:noProof/>
        </w:rPr>
        <w:t xml:space="preserve"> </w:t>
      </w:r>
      <w:r w:rsidRPr="00587885">
        <w:rPr>
          <w:b/>
          <w:noProof/>
        </w:rPr>
        <w:t>9</w:t>
      </w:r>
      <w:r w:rsidRPr="00587885">
        <w:rPr>
          <w:noProof/>
        </w:rPr>
        <w:t>, 634–645, doi:10.1038/s41570-025-00737-z (2025).</w:t>
      </w:r>
    </w:p>
    <w:p w14:paraId="2EE2F183" w14:textId="77777777" w:rsidR="00587885" w:rsidRPr="00587885" w:rsidRDefault="00587885" w:rsidP="00587885">
      <w:pPr>
        <w:pStyle w:val="EndNoteBibliography"/>
        <w:spacing w:before="0" w:after="0"/>
        <w:ind w:left="720" w:hanging="720"/>
        <w:rPr>
          <w:noProof/>
        </w:rPr>
      </w:pPr>
      <w:r w:rsidRPr="00587885">
        <w:rPr>
          <w:noProof/>
        </w:rPr>
        <w:t>24.</w:t>
      </w:r>
      <w:r w:rsidRPr="00587885">
        <w:rPr>
          <w:noProof/>
        </w:rPr>
        <w:tab/>
        <w:t>Montoya, A. L.</w:t>
      </w:r>
      <w:r w:rsidRPr="00587885">
        <w:rPr>
          <w:i/>
          <w:noProof/>
        </w:rPr>
        <w:t xml:space="preserve"> et al.</w:t>
      </w:r>
      <w:r w:rsidRPr="00587885">
        <w:rPr>
          <w:noProof/>
        </w:rPr>
        <w:t xml:space="preserve"> Widespread false negatives in DNA-encoded library data: how linker effects impair machine learning-based lead prediction. </w:t>
      </w:r>
      <w:r w:rsidRPr="00587885">
        <w:rPr>
          <w:i/>
          <w:noProof/>
        </w:rPr>
        <w:t>Chemical Science</w:t>
      </w:r>
      <w:r w:rsidRPr="00587885">
        <w:rPr>
          <w:noProof/>
        </w:rPr>
        <w:t xml:space="preserve"> </w:t>
      </w:r>
      <w:r w:rsidRPr="00587885">
        <w:rPr>
          <w:b/>
          <w:noProof/>
        </w:rPr>
        <w:t>16</w:t>
      </w:r>
      <w:r w:rsidRPr="00587885">
        <w:rPr>
          <w:noProof/>
        </w:rPr>
        <w:t>, 10918–10927, doi:10.1039/D5SC00844A (2025).</w:t>
      </w:r>
    </w:p>
    <w:p w14:paraId="6F48E3AC" w14:textId="77777777" w:rsidR="00587885" w:rsidRPr="00587885" w:rsidRDefault="00587885" w:rsidP="00587885">
      <w:pPr>
        <w:pStyle w:val="EndNoteBibliography"/>
        <w:spacing w:before="0" w:after="0"/>
        <w:ind w:left="720" w:hanging="720"/>
        <w:rPr>
          <w:noProof/>
        </w:rPr>
      </w:pPr>
      <w:r w:rsidRPr="00587885">
        <w:rPr>
          <w:noProof/>
        </w:rPr>
        <w:t>25.</w:t>
      </w:r>
      <w:r w:rsidRPr="00587885">
        <w:rPr>
          <w:noProof/>
        </w:rPr>
        <w:tab/>
        <w:t xml:space="preserve">Satz, A. L., Liu, H., Ping, Y. &amp; Wang, R. DNA encoded libraries in </w:t>
      </w:r>
      <w:r w:rsidRPr="00587885">
        <w:rPr>
          <w:i/>
          <w:noProof/>
        </w:rPr>
        <w:t>Reference Module in Chemistry, Molecular Sciences and Chemical Engineering.</w:t>
      </w:r>
      <w:r w:rsidRPr="00587885">
        <w:rPr>
          <w:noProof/>
        </w:rPr>
        <w:t xml:space="preserve">  (Elsevier, 2025).</w:t>
      </w:r>
    </w:p>
    <w:p w14:paraId="73AED302" w14:textId="77777777" w:rsidR="00587885" w:rsidRPr="00587885" w:rsidRDefault="00587885" w:rsidP="00587885">
      <w:pPr>
        <w:pStyle w:val="EndNoteBibliography"/>
        <w:spacing w:before="0" w:after="0"/>
        <w:ind w:left="720" w:hanging="720"/>
        <w:rPr>
          <w:noProof/>
        </w:rPr>
      </w:pPr>
      <w:r w:rsidRPr="00587885">
        <w:rPr>
          <w:noProof/>
        </w:rPr>
        <w:t>26.</w:t>
      </w:r>
      <w:r w:rsidRPr="00587885">
        <w:rPr>
          <w:noProof/>
        </w:rPr>
        <w:tab/>
        <w:t xml:space="preserve">Sigel, E. A. DNA-encoded Library Machine Learning Applications in </w:t>
      </w:r>
      <w:r w:rsidRPr="00587885">
        <w:rPr>
          <w:i/>
          <w:noProof/>
        </w:rPr>
        <w:t>DNA-encoded Library Technology for Drug Discovery.</w:t>
      </w:r>
      <w:r w:rsidRPr="00587885">
        <w:rPr>
          <w:noProof/>
        </w:rPr>
        <w:t xml:space="preserve"> Vol. </w:t>
      </w:r>
      <w:r w:rsidRPr="00587885">
        <w:rPr>
          <w:b/>
          <w:noProof/>
        </w:rPr>
        <w:t>85</w:t>
      </w:r>
      <w:r w:rsidRPr="00587885">
        <w:rPr>
          <w:noProof/>
        </w:rPr>
        <w:t xml:space="preserve"> (eds Guansai Liu, Casey J. Krusemark &amp; Jin Li) 0 (Royal Society of Chemistry, 2025).</w:t>
      </w:r>
    </w:p>
    <w:p w14:paraId="549A0F0B" w14:textId="504B6AF4" w:rsidR="00587885" w:rsidRPr="00587885" w:rsidRDefault="00587885" w:rsidP="00587885">
      <w:pPr>
        <w:pStyle w:val="EndNoteBibliography"/>
        <w:spacing w:before="0" w:after="0"/>
        <w:ind w:left="720" w:hanging="720"/>
        <w:rPr>
          <w:noProof/>
        </w:rPr>
      </w:pPr>
      <w:r w:rsidRPr="00587885">
        <w:rPr>
          <w:noProof/>
        </w:rPr>
        <w:t>27.</w:t>
      </w:r>
      <w:r w:rsidRPr="00587885">
        <w:rPr>
          <w:noProof/>
        </w:rPr>
        <w:tab/>
        <w:t xml:space="preserve">Wang, X., Li, L., Shen, X. &amp; Lu, X. Rational Design Strategies in DNA-Encoded Libraries for Drug Discovery. </w:t>
      </w:r>
      <w:r w:rsidRPr="00587885">
        <w:rPr>
          <w:i/>
          <w:noProof/>
        </w:rPr>
        <w:t>Angewandte Chemie International Edition</w:t>
      </w:r>
      <w:r w:rsidRPr="00587885">
        <w:rPr>
          <w:noProof/>
        </w:rPr>
        <w:t xml:space="preserve"> </w:t>
      </w:r>
      <w:r w:rsidRPr="00587885">
        <w:rPr>
          <w:b/>
          <w:noProof/>
        </w:rPr>
        <w:t>64</w:t>
      </w:r>
      <w:r w:rsidRPr="00587885">
        <w:rPr>
          <w:noProof/>
        </w:rPr>
        <w:t>, e202511839, doi:</w:t>
      </w:r>
      <w:hyperlink r:id="rId19" w:history="1">
        <w:r w:rsidRPr="00587885">
          <w:rPr>
            <w:rStyle w:val="Hyperlink"/>
            <w:noProof/>
          </w:rPr>
          <w:t>https://doi.org/10.1002/anie.202511839</w:t>
        </w:r>
      </w:hyperlink>
      <w:r w:rsidRPr="00587885">
        <w:rPr>
          <w:noProof/>
        </w:rPr>
        <w:t xml:space="preserve"> (2025).</w:t>
      </w:r>
    </w:p>
    <w:p w14:paraId="0D57E810" w14:textId="77777777" w:rsidR="00587885" w:rsidRPr="00587885" w:rsidRDefault="00587885" w:rsidP="00587885">
      <w:pPr>
        <w:pStyle w:val="EndNoteBibliography"/>
        <w:spacing w:before="0" w:after="0"/>
        <w:ind w:left="720" w:hanging="720"/>
        <w:rPr>
          <w:noProof/>
        </w:rPr>
      </w:pPr>
      <w:r w:rsidRPr="00587885">
        <w:rPr>
          <w:noProof/>
        </w:rPr>
        <w:t>28.</w:t>
      </w:r>
      <w:r w:rsidRPr="00587885">
        <w:rPr>
          <w:noProof/>
        </w:rPr>
        <w:tab/>
        <w:t xml:space="preserve">Gampe, C. M., Wörsdörfer, B., Zou, G. &amp; Ricci, A. Analyses of Recent Hit-Finding Campaigns for Difficult Targets Provides Guidance for Informed Integrated Hit Discovery. </w:t>
      </w:r>
      <w:r w:rsidRPr="00587885">
        <w:rPr>
          <w:i/>
          <w:noProof/>
        </w:rPr>
        <w:t>ACS Medicinal Chemistry Letters</w:t>
      </w:r>
      <w:r w:rsidRPr="00587885">
        <w:rPr>
          <w:noProof/>
        </w:rPr>
        <w:t>, doi:10.1021/acsmedchemlett.5c00676 (2026).</w:t>
      </w:r>
    </w:p>
    <w:p w14:paraId="7F23969A" w14:textId="77777777" w:rsidR="00587885" w:rsidRPr="00587885" w:rsidRDefault="00587885" w:rsidP="00587885">
      <w:pPr>
        <w:pStyle w:val="EndNoteBibliography"/>
        <w:spacing w:before="0" w:after="0"/>
        <w:ind w:left="720" w:hanging="720"/>
        <w:rPr>
          <w:noProof/>
        </w:rPr>
      </w:pPr>
      <w:r w:rsidRPr="00587885">
        <w:rPr>
          <w:noProof/>
        </w:rPr>
        <w:t>29.</w:t>
      </w:r>
      <w:r w:rsidRPr="00587885">
        <w:rPr>
          <w:noProof/>
        </w:rPr>
        <w:tab/>
        <w:t xml:space="preserve">Martin, M. Cutadapt removes adapter sequences from high-throughput sequencing reads. </w:t>
      </w:r>
      <w:r w:rsidRPr="00587885">
        <w:rPr>
          <w:i/>
          <w:noProof/>
        </w:rPr>
        <w:t>EMBnet.journal; Vol 17, No 1: Next Generation Sequencing Data Analysis</w:t>
      </w:r>
      <w:r w:rsidRPr="00587885">
        <w:rPr>
          <w:noProof/>
        </w:rPr>
        <w:t>, doi:10.14806/ej.17.1.200 (2011).</w:t>
      </w:r>
    </w:p>
    <w:p w14:paraId="460F7AEF" w14:textId="77777777" w:rsidR="00587885" w:rsidRPr="00587885" w:rsidRDefault="00587885" w:rsidP="00587885">
      <w:pPr>
        <w:pStyle w:val="EndNoteBibliography"/>
        <w:spacing w:before="0" w:after="0"/>
        <w:ind w:left="720" w:hanging="720"/>
        <w:rPr>
          <w:noProof/>
        </w:rPr>
      </w:pPr>
      <w:r w:rsidRPr="00587885">
        <w:rPr>
          <w:noProof/>
        </w:rPr>
        <w:lastRenderedPageBreak/>
        <w:t>30.</w:t>
      </w:r>
      <w:r w:rsidRPr="00587885">
        <w:rPr>
          <w:noProof/>
        </w:rPr>
        <w:tab/>
        <w:t xml:space="preserve">Weininger, D. SMILES, a chemical language and information system. 1. Introduction to methodology and encoding rules. </w:t>
      </w:r>
      <w:r w:rsidRPr="00587885">
        <w:rPr>
          <w:i/>
          <w:noProof/>
        </w:rPr>
        <w:t>Journal of Chemical Information and Computer Sciences</w:t>
      </w:r>
      <w:r w:rsidRPr="00587885">
        <w:rPr>
          <w:noProof/>
        </w:rPr>
        <w:t xml:space="preserve"> </w:t>
      </w:r>
      <w:r w:rsidRPr="00587885">
        <w:rPr>
          <w:b/>
          <w:noProof/>
        </w:rPr>
        <w:t>28</w:t>
      </w:r>
      <w:r w:rsidRPr="00587885">
        <w:rPr>
          <w:noProof/>
        </w:rPr>
        <w:t>, 31–36, doi:10.1021/ci00057a005 (1988).</w:t>
      </w:r>
    </w:p>
    <w:p w14:paraId="2B7989B9" w14:textId="77777777" w:rsidR="00587885" w:rsidRPr="00587885" w:rsidRDefault="00587885" w:rsidP="00587885">
      <w:pPr>
        <w:pStyle w:val="EndNoteBibliography"/>
        <w:spacing w:before="0" w:after="0"/>
        <w:ind w:left="720" w:hanging="720"/>
        <w:rPr>
          <w:noProof/>
        </w:rPr>
      </w:pPr>
      <w:r w:rsidRPr="00CD576F">
        <w:rPr>
          <w:noProof/>
          <w:lang w:val="de-CH"/>
        </w:rPr>
        <w:t>31.</w:t>
      </w:r>
      <w:r w:rsidRPr="00CD576F">
        <w:rPr>
          <w:noProof/>
          <w:lang w:val="de-CH"/>
        </w:rPr>
        <w:tab/>
        <w:t xml:space="preserve">Weininger, D., Weininger, A. &amp; Weininger, J. L. SMILES. </w:t>
      </w:r>
      <w:r w:rsidRPr="00587885">
        <w:rPr>
          <w:noProof/>
        </w:rPr>
        <w:t xml:space="preserve">2. Algorithm for generation of unique SMILES notation. </w:t>
      </w:r>
      <w:r w:rsidRPr="00587885">
        <w:rPr>
          <w:i/>
          <w:noProof/>
        </w:rPr>
        <w:t>Journal of Chemical Information and Computer Sciences</w:t>
      </w:r>
      <w:r w:rsidRPr="00587885">
        <w:rPr>
          <w:noProof/>
        </w:rPr>
        <w:t xml:space="preserve"> </w:t>
      </w:r>
      <w:r w:rsidRPr="00587885">
        <w:rPr>
          <w:b/>
          <w:noProof/>
        </w:rPr>
        <w:t>29</w:t>
      </w:r>
      <w:r w:rsidRPr="00587885">
        <w:rPr>
          <w:noProof/>
        </w:rPr>
        <w:t>, 97–101, doi:10.1021/ci00062a008 (1989).</w:t>
      </w:r>
    </w:p>
    <w:p w14:paraId="667F2899" w14:textId="77777777" w:rsidR="00587885" w:rsidRPr="00587885" w:rsidRDefault="00587885" w:rsidP="00587885">
      <w:pPr>
        <w:pStyle w:val="EndNoteBibliography"/>
        <w:spacing w:before="0" w:after="0"/>
        <w:ind w:left="720" w:hanging="720"/>
        <w:rPr>
          <w:noProof/>
        </w:rPr>
      </w:pPr>
      <w:r w:rsidRPr="00587885">
        <w:rPr>
          <w:noProof/>
        </w:rPr>
        <w:t>32.</w:t>
      </w:r>
      <w:r w:rsidRPr="00587885">
        <w:rPr>
          <w:noProof/>
        </w:rPr>
        <w:tab/>
        <w:t xml:space="preserve">Weininger, D. SMILES. 3. DEPICT. Graphical depiction of chemical structures. </w:t>
      </w:r>
      <w:r w:rsidRPr="00587885">
        <w:rPr>
          <w:i/>
          <w:noProof/>
        </w:rPr>
        <w:t>Journal of Chemical Information and Computer Sciences</w:t>
      </w:r>
      <w:r w:rsidRPr="00587885">
        <w:rPr>
          <w:noProof/>
        </w:rPr>
        <w:t xml:space="preserve"> </w:t>
      </w:r>
      <w:r w:rsidRPr="00587885">
        <w:rPr>
          <w:b/>
          <w:noProof/>
        </w:rPr>
        <w:t>30</w:t>
      </w:r>
      <w:r w:rsidRPr="00587885">
        <w:rPr>
          <w:noProof/>
        </w:rPr>
        <w:t>, 237–243, doi:10.1021/ci00067a005 (1990).</w:t>
      </w:r>
    </w:p>
    <w:p w14:paraId="45C1F733" w14:textId="72736ADD" w:rsidR="00587885" w:rsidRPr="00587885" w:rsidRDefault="00587885" w:rsidP="00587885">
      <w:pPr>
        <w:pStyle w:val="EndNoteBibliography"/>
        <w:spacing w:before="0" w:after="0"/>
        <w:ind w:left="720" w:hanging="720"/>
        <w:rPr>
          <w:noProof/>
        </w:rPr>
      </w:pPr>
      <w:r w:rsidRPr="00587885">
        <w:rPr>
          <w:noProof/>
        </w:rPr>
        <w:t>33.</w:t>
      </w:r>
      <w:r w:rsidRPr="00587885">
        <w:rPr>
          <w:noProof/>
        </w:rPr>
        <w:tab/>
        <w:t>D</w:t>
      </w:r>
      <w:r>
        <w:rPr>
          <w:noProof/>
        </w:rPr>
        <w:t>aylight</w:t>
      </w:r>
      <w:r w:rsidRPr="00587885">
        <w:rPr>
          <w:noProof/>
        </w:rPr>
        <w:t xml:space="preserve">. </w:t>
      </w:r>
      <w:r w:rsidRPr="00587885">
        <w:rPr>
          <w:i/>
          <w:noProof/>
        </w:rPr>
        <w:t>SMARTS: a language for describing molecular patterns.</w:t>
      </w:r>
      <w:r w:rsidRPr="00587885">
        <w:rPr>
          <w:noProof/>
        </w:rPr>
        <w:t xml:space="preserve"> </w:t>
      </w:r>
      <w:hyperlink r:id="rId20" w:history="1">
        <w:r w:rsidRPr="00587885">
          <w:rPr>
            <w:rStyle w:val="Hyperlink"/>
            <w:noProof/>
          </w:rPr>
          <w:t>http://www.daylight.com/dayhtml/doc/theory/theory.smarts.html</w:t>
        </w:r>
      </w:hyperlink>
    </w:p>
    <w:p w14:paraId="3F2E4E14" w14:textId="5C335790" w:rsidR="00587885" w:rsidRPr="00587885" w:rsidRDefault="00587885" w:rsidP="00587885">
      <w:pPr>
        <w:pStyle w:val="EndNoteBibliography"/>
        <w:spacing w:before="0" w:after="0"/>
        <w:ind w:left="720" w:hanging="720"/>
        <w:rPr>
          <w:noProof/>
        </w:rPr>
      </w:pPr>
      <w:r w:rsidRPr="00587885">
        <w:rPr>
          <w:noProof/>
        </w:rPr>
        <w:t>34.</w:t>
      </w:r>
      <w:r w:rsidRPr="00587885">
        <w:rPr>
          <w:noProof/>
        </w:rPr>
        <w:tab/>
      </w:r>
      <w:r>
        <w:rPr>
          <w:noProof/>
        </w:rPr>
        <w:t>Daylight</w:t>
      </w:r>
      <w:r w:rsidRPr="00587885">
        <w:rPr>
          <w:noProof/>
        </w:rPr>
        <w:t xml:space="preserve">. </w:t>
      </w:r>
      <w:r w:rsidRPr="00587885">
        <w:rPr>
          <w:i/>
          <w:noProof/>
        </w:rPr>
        <w:t>SMIRKS: A Reaction Transform Language.</w:t>
      </w:r>
      <w:r w:rsidRPr="00587885">
        <w:rPr>
          <w:noProof/>
        </w:rPr>
        <w:t xml:space="preserve"> </w:t>
      </w:r>
      <w:hyperlink r:id="rId21" w:history="1">
        <w:r w:rsidRPr="00587885">
          <w:rPr>
            <w:rStyle w:val="Hyperlink"/>
            <w:noProof/>
          </w:rPr>
          <w:t>http://www.daylight.com/dayhtml/doc/theory/theory.smirks.html</w:t>
        </w:r>
      </w:hyperlink>
    </w:p>
    <w:p w14:paraId="6436A47D" w14:textId="0F90B3D0" w:rsidR="00B81715" w:rsidRPr="00CD576F" w:rsidRDefault="00587885" w:rsidP="00587885">
      <w:pPr>
        <w:pStyle w:val="EndNoteBibliography"/>
        <w:spacing w:before="0" w:after="0"/>
        <w:ind w:left="720" w:hanging="720"/>
        <w:rPr>
          <w:noProof/>
          <w:lang w:val="fr-CH"/>
        </w:rPr>
      </w:pPr>
      <w:r w:rsidRPr="00CD576F">
        <w:rPr>
          <w:noProof/>
          <w:lang w:val="fr-CH"/>
        </w:rPr>
        <w:t>35.</w:t>
      </w:r>
      <w:r w:rsidRPr="00CD576F">
        <w:rPr>
          <w:noProof/>
          <w:lang w:val="fr-CH"/>
        </w:rPr>
        <w:tab/>
        <w:t xml:space="preserve">Landrum, G. </w:t>
      </w:r>
      <w:r w:rsidR="00957593" w:rsidRPr="00CD576F">
        <w:rPr>
          <w:i/>
          <w:noProof/>
          <w:lang w:val="fr-CH"/>
        </w:rPr>
        <w:t>et al.</w:t>
      </w:r>
      <w:r w:rsidRPr="00CD576F">
        <w:rPr>
          <w:noProof/>
          <w:lang w:val="fr-CH"/>
        </w:rPr>
        <w:t xml:space="preserve"> RDKit: Open-source cheminformatics</w:t>
      </w:r>
      <w:r w:rsidR="00B81715" w:rsidRPr="00CD576F">
        <w:rPr>
          <w:noProof/>
          <w:lang w:val="fr-CH"/>
        </w:rPr>
        <w:t xml:space="preserve">, </w:t>
      </w:r>
    </w:p>
    <w:p w14:paraId="457E818D" w14:textId="3D4EE8E3" w:rsidR="00587885" w:rsidRPr="00587885" w:rsidRDefault="00B81715" w:rsidP="00587885">
      <w:pPr>
        <w:pStyle w:val="EndNoteBibliography"/>
        <w:spacing w:before="0" w:after="0"/>
        <w:ind w:left="720" w:hanging="720"/>
        <w:rPr>
          <w:noProof/>
        </w:rPr>
      </w:pPr>
      <w:r w:rsidRPr="00CD576F">
        <w:rPr>
          <w:noProof/>
          <w:lang w:val="fr-CH"/>
        </w:rPr>
        <w:tab/>
      </w:r>
      <w:r>
        <w:rPr>
          <w:noProof/>
        </w:rPr>
        <w:t>doi:</w:t>
      </w:r>
      <w:r w:rsidRPr="00B81715">
        <w:rPr>
          <w:noProof/>
          <w:lang w:val="en-GB"/>
        </w:rPr>
        <w:t>10.5281/zenodo.591637</w:t>
      </w:r>
      <w:r w:rsidR="00587885" w:rsidRPr="00587885">
        <w:rPr>
          <w:noProof/>
        </w:rPr>
        <w:t>.</w:t>
      </w:r>
    </w:p>
    <w:p w14:paraId="69B59408" w14:textId="77777777" w:rsidR="00587885" w:rsidRPr="00587885" w:rsidRDefault="00587885" w:rsidP="00587885">
      <w:pPr>
        <w:pStyle w:val="EndNoteBibliography"/>
        <w:spacing w:before="0" w:after="0"/>
        <w:ind w:left="720" w:hanging="720"/>
        <w:rPr>
          <w:noProof/>
        </w:rPr>
      </w:pPr>
      <w:r w:rsidRPr="00587885">
        <w:rPr>
          <w:noProof/>
        </w:rPr>
        <w:t>36.</w:t>
      </w:r>
      <w:r w:rsidRPr="00587885">
        <w:rPr>
          <w:noProof/>
        </w:rPr>
        <w:tab/>
        <w:t xml:space="preserve">Robinson, M. D., McCarthy, D. J. &amp; Smyth, G. K. edgeR: a Bioconductor package for differential expression analysis of digital gene expression data. </w:t>
      </w:r>
      <w:r w:rsidRPr="00587885">
        <w:rPr>
          <w:i/>
          <w:noProof/>
        </w:rPr>
        <w:t>Bioinformatics</w:t>
      </w:r>
      <w:r w:rsidRPr="00587885">
        <w:rPr>
          <w:noProof/>
        </w:rPr>
        <w:t xml:space="preserve"> </w:t>
      </w:r>
      <w:r w:rsidRPr="00587885">
        <w:rPr>
          <w:b/>
          <w:noProof/>
        </w:rPr>
        <w:t>26</w:t>
      </w:r>
      <w:r w:rsidRPr="00587885">
        <w:rPr>
          <w:noProof/>
        </w:rPr>
        <w:t>, 139–140, doi:10.1093/bioinformatics/btp616 (2010).</w:t>
      </w:r>
    </w:p>
    <w:p w14:paraId="0E9635D9" w14:textId="77777777" w:rsidR="00587885" w:rsidRPr="00587885" w:rsidRDefault="00587885" w:rsidP="00587885">
      <w:pPr>
        <w:pStyle w:val="EndNoteBibliography"/>
        <w:spacing w:before="0" w:after="0"/>
        <w:ind w:left="720" w:hanging="720"/>
        <w:rPr>
          <w:noProof/>
        </w:rPr>
      </w:pPr>
      <w:r w:rsidRPr="00587885">
        <w:rPr>
          <w:noProof/>
        </w:rPr>
        <w:t>37.</w:t>
      </w:r>
      <w:r w:rsidRPr="00587885">
        <w:rPr>
          <w:noProof/>
        </w:rPr>
        <w:tab/>
        <w:t>Bassi, G.</w:t>
      </w:r>
      <w:r w:rsidRPr="00587885">
        <w:rPr>
          <w:i/>
          <w:noProof/>
        </w:rPr>
        <w:t xml:space="preserve"> et al.</w:t>
      </w:r>
      <w:r w:rsidRPr="00587885">
        <w:rPr>
          <w:noProof/>
        </w:rPr>
        <w:t xml:space="preserve"> A Single-Stranded DNA-Encoded Chemical Library Based on a Stereoisomeric Scaffold Enables Ligand Discovery by Modular Assembly of Building Blocks. </w:t>
      </w:r>
      <w:r w:rsidRPr="00587885">
        <w:rPr>
          <w:i/>
          <w:noProof/>
        </w:rPr>
        <w:t>Advanced Science</w:t>
      </w:r>
      <w:r w:rsidRPr="00587885">
        <w:rPr>
          <w:noProof/>
        </w:rPr>
        <w:t xml:space="preserve"> </w:t>
      </w:r>
      <w:r w:rsidRPr="00587885">
        <w:rPr>
          <w:b/>
          <w:noProof/>
        </w:rPr>
        <w:t>7</w:t>
      </w:r>
      <w:r w:rsidRPr="00587885">
        <w:rPr>
          <w:noProof/>
        </w:rPr>
        <w:t>, 2001970, doi:10.1002/advs.202001970 (2020).</w:t>
      </w:r>
    </w:p>
    <w:p w14:paraId="6F202199" w14:textId="77777777" w:rsidR="00587885" w:rsidRPr="00587885" w:rsidRDefault="00587885" w:rsidP="00587885">
      <w:pPr>
        <w:pStyle w:val="EndNoteBibliography"/>
        <w:spacing w:before="0" w:after="0"/>
        <w:ind w:left="720" w:hanging="720"/>
        <w:rPr>
          <w:noProof/>
        </w:rPr>
      </w:pPr>
      <w:r w:rsidRPr="00587885">
        <w:rPr>
          <w:noProof/>
        </w:rPr>
        <w:t>38.</w:t>
      </w:r>
      <w:r w:rsidRPr="00587885">
        <w:rPr>
          <w:noProof/>
        </w:rPr>
        <w:tab/>
        <w:t>Favalli, N.</w:t>
      </w:r>
      <w:r w:rsidRPr="00587885">
        <w:rPr>
          <w:i/>
          <w:noProof/>
        </w:rPr>
        <w:t xml:space="preserve"> et al.</w:t>
      </w:r>
      <w:r w:rsidRPr="00587885">
        <w:rPr>
          <w:noProof/>
        </w:rPr>
        <w:t xml:space="preserve"> Stereo- and regiodefined DNA-encoded chemical libraries enable efficient tumour-targeting applications. </w:t>
      </w:r>
      <w:r w:rsidRPr="00587885">
        <w:rPr>
          <w:i/>
          <w:noProof/>
        </w:rPr>
        <w:t>Nature Chemistry</w:t>
      </w:r>
      <w:r w:rsidRPr="00587885">
        <w:rPr>
          <w:noProof/>
        </w:rPr>
        <w:t xml:space="preserve"> </w:t>
      </w:r>
      <w:r w:rsidRPr="00587885">
        <w:rPr>
          <w:b/>
          <w:noProof/>
        </w:rPr>
        <w:t>13</w:t>
      </w:r>
      <w:r w:rsidRPr="00587885">
        <w:rPr>
          <w:noProof/>
        </w:rPr>
        <w:t>, 540–548, doi:10.1038/s41557-021-00660-y (2021).</w:t>
      </w:r>
    </w:p>
    <w:p w14:paraId="3F541562" w14:textId="77777777" w:rsidR="00587885" w:rsidRPr="00587885" w:rsidRDefault="00587885" w:rsidP="00587885">
      <w:pPr>
        <w:pStyle w:val="EndNoteBibliography"/>
        <w:spacing w:before="0" w:after="0"/>
        <w:ind w:left="720" w:hanging="720"/>
        <w:rPr>
          <w:noProof/>
        </w:rPr>
      </w:pPr>
      <w:r w:rsidRPr="00587885">
        <w:rPr>
          <w:noProof/>
        </w:rPr>
        <w:t>39.</w:t>
      </w:r>
      <w:r w:rsidRPr="00587885">
        <w:rPr>
          <w:noProof/>
        </w:rPr>
        <w:tab/>
        <w:t>Keller, M.</w:t>
      </w:r>
      <w:r w:rsidRPr="00587885">
        <w:rPr>
          <w:i/>
          <w:noProof/>
        </w:rPr>
        <w:t xml:space="preserve"> et al.</w:t>
      </w:r>
      <w:r w:rsidRPr="00587885">
        <w:rPr>
          <w:noProof/>
        </w:rPr>
        <w:t xml:space="preserve"> Highly pure DNA-encoded chemical libraries by dual-linker solid-phase synthesis. </w:t>
      </w:r>
      <w:r w:rsidRPr="00587885">
        <w:rPr>
          <w:i/>
          <w:noProof/>
        </w:rPr>
        <w:t>Science</w:t>
      </w:r>
      <w:r w:rsidRPr="00587885">
        <w:rPr>
          <w:noProof/>
        </w:rPr>
        <w:t xml:space="preserve"> </w:t>
      </w:r>
      <w:r w:rsidRPr="00587885">
        <w:rPr>
          <w:b/>
          <w:noProof/>
        </w:rPr>
        <w:t>384</w:t>
      </w:r>
      <w:r w:rsidRPr="00587885">
        <w:rPr>
          <w:noProof/>
        </w:rPr>
        <w:t>, 1259–1265, doi:doi:10.1126/science.adn3412 (2024).</w:t>
      </w:r>
    </w:p>
    <w:p w14:paraId="044A2816" w14:textId="77777777" w:rsidR="00587885" w:rsidRPr="00587885" w:rsidRDefault="00587885" w:rsidP="00587885">
      <w:pPr>
        <w:pStyle w:val="EndNoteBibliography"/>
        <w:spacing w:before="0" w:after="0"/>
        <w:ind w:left="720" w:hanging="720"/>
        <w:rPr>
          <w:noProof/>
        </w:rPr>
      </w:pPr>
      <w:r w:rsidRPr="00587885">
        <w:rPr>
          <w:noProof/>
        </w:rPr>
        <w:t>40.</w:t>
      </w:r>
      <w:r w:rsidRPr="00587885">
        <w:rPr>
          <w:noProof/>
        </w:rPr>
        <w:tab/>
        <w:t>Petrov, D.</w:t>
      </w:r>
      <w:r w:rsidRPr="00587885">
        <w:rPr>
          <w:i/>
          <w:noProof/>
        </w:rPr>
        <w:t xml:space="preserve"> et al.</w:t>
      </w:r>
      <w:r w:rsidRPr="00587885">
        <w:rPr>
          <w:noProof/>
        </w:rPr>
        <w:t xml:space="preserve"> Flexibility-tuning of dual-display DNA-encoded chemical libraries facilitates cyclic peptide ligand discovery. </w:t>
      </w:r>
      <w:r w:rsidRPr="00587885">
        <w:rPr>
          <w:i/>
          <w:noProof/>
        </w:rPr>
        <w:t>Nat Commun</w:t>
      </w:r>
      <w:r w:rsidRPr="00587885">
        <w:rPr>
          <w:noProof/>
        </w:rPr>
        <w:t xml:space="preserve"> </w:t>
      </w:r>
      <w:r w:rsidRPr="00587885">
        <w:rPr>
          <w:b/>
          <w:noProof/>
        </w:rPr>
        <w:t>16</w:t>
      </w:r>
      <w:r w:rsidRPr="00587885">
        <w:rPr>
          <w:noProof/>
        </w:rPr>
        <w:t>, 3273, doi:10.1038/s41467-025-58507-w (2025).</w:t>
      </w:r>
    </w:p>
    <w:p w14:paraId="506CB9F7" w14:textId="5D7D851A" w:rsidR="00587885" w:rsidRPr="00587885" w:rsidRDefault="00587885" w:rsidP="00587885">
      <w:pPr>
        <w:pStyle w:val="EndNoteBibliography"/>
        <w:spacing w:before="0"/>
        <w:ind w:left="720" w:hanging="720"/>
        <w:rPr>
          <w:noProof/>
        </w:rPr>
      </w:pPr>
      <w:r w:rsidRPr="00587885">
        <w:rPr>
          <w:noProof/>
        </w:rPr>
        <w:t>41.</w:t>
      </w:r>
      <w:r w:rsidRPr="00587885">
        <w:rPr>
          <w:noProof/>
        </w:rPr>
        <w:tab/>
        <w:t>Wellnitz, J.</w:t>
      </w:r>
      <w:r w:rsidRPr="00587885">
        <w:rPr>
          <w:i/>
          <w:noProof/>
        </w:rPr>
        <w:t xml:space="preserve"> et al.</w:t>
      </w:r>
      <w:r w:rsidRPr="00587885">
        <w:rPr>
          <w:noProof/>
        </w:rPr>
        <w:t xml:space="preserve"> Open-Source DNA-Encoded Library Package for Design, Decoding and Analysis: DELi. </w:t>
      </w:r>
      <w:r w:rsidRPr="00587885">
        <w:rPr>
          <w:i/>
          <w:noProof/>
        </w:rPr>
        <w:t>bioRxiv</w:t>
      </w:r>
      <w:r w:rsidRPr="00587885">
        <w:rPr>
          <w:noProof/>
        </w:rPr>
        <w:t>, doi:10.1101/2025.02.25.640184 (2025).</w:t>
      </w:r>
    </w:p>
    <w:p w14:paraId="4B24AE9F" w14:textId="44BAE194" w:rsidR="00884462" w:rsidRDefault="0027158C" w:rsidP="00587885">
      <w:pPr>
        <w:spacing w:before="0"/>
        <w:ind w:left="568"/>
      </w:pPr>
      <w:r>
        <w:fldChar w:fldCharType="end"/>
      </w:r>
    </w:p>
    <w:sectPr w:rsidR="00884462">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8DF1" w14:textId="77777777" w:rsidR="008258CA" w:rsidRDefault="008258CA" w:rsidP="00CD576F">
      <w:pPr>
        <w:spacing w:before="0" w:after="0"/>
      </w:pPr>
      <w:r>
        <w:separator/>
      </w:r>
    </w:p>
  </w:endnote>
  <w:endnote w:type="continuationSeparator" w:id="0">
    <w:p w14:paraId="01D7E4DC" w14:textId="77777777" w:rsidR="008258CA" w:rsidRDefault="008258CA" w:rsidP="00CD576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rlito">
    <w:altName w:val="Calibri"/>
    <w:panose1 w:val="020B0604020202020204"/>
    <w:charset w:val="01"/>
    <w:family w:val="swiss"/>
    <w:pitch w:val="variable"/>
  </w:font>
  <w:font w:name="Noto Sans SC Regular">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8F39" w14:textId="77777777" w:rsidR="00CD576F" w:rsidRDefault="00CD5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C1B6" w14:textId="77777777" w:rsidR="00CD576F" w:rsidRDefault="00CD57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9467" w14:textId="77777777" w:rsidR="00CD576F" w:rsidRDefault="00CD5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93CD" w14:textId="77777777" w:rsidR="008258CA" w:rsidRDefault="008258CA" w:rsidP="00CD576F">
      <w:pPr>
        <w:spacing w:before="0" w:after="0"/>
      </w:pPr>
      <w:r>
        <w:separator/>
      </w:r>
    </w:p>
  </w:footnote>
  <w:footnote w:type="continuationSeparator" w:id="0">
    <w:p w14:paraId="0A358A26" w14:textId="77777777" w:rsidR="008258CA" w:rsidRDefault="008258CA" w:rsidP="00CD576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CD9E" w14:textId="77777777" w:rsidR="00CD576F" w:rsidRDefault="00CD57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BDDA" w14:textId="77777777" w:rsidR="00CD576F" w:rsidRDefault="00CD5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6A75" w14:textId="77777777" w:rsidR="00CD576F" w:rsidRDefault="00CD5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E3B"/>
    <w:multiLevelType w:val="multilevel"/>
    <w:tmpl w:val="4F5A82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2B97265"/>
    <w:multiLevelType w:val="multilevel"/>
    <w:tmpl w:val="9EB4D4C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A7D53E2"/>
    <w:multiLevelType w:val="multilevel"/>
    <w:tmpl w:val="A4D8653C"/>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C117E24"/>
    <w:multiLevelType w:val="multilevel"/>
    <w:tmpl w:val="144E4892"/>
    <w:lvl w:ilvl="0">
      <w:start w:val="1"/>
      <w:numFmt w:val="decimal"/>
      <w:lvlText w:val="%1."/>
      <w:lvlJc w:val="left"/>
      <w:pPr>
        <w:tabs>
          <w:tab w:val="num" w:pos="208"/>
        </w:tabs>
        <w:ind w:left="928"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 w15:restartNumberingAfterBreak="0">
    <w:nsid w:val="2DF70ECC"/>
    <w:multiLevelType w:val="multilevel"/>
    <w:tmpl w:val="9CF015DE"/>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2E67E30"/>
    <w:multiLevelType w:val="multilevel"/>
    <w:tmpl w:val="9AAC680E"/>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ADF5596"/>
    <w:multiLevelType w:val="multilevel"/>
    <w:tmpl w:val="51FCA1C0"/>
    <w:lvl w:ilvl="0">
      <w:start w:val="1"/>
      <w:numFmt w:val="bullet"/>
      <w:pStyle w:val="she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3455C72"/>
    <w:multiLevelType w:val="multilevel"/>
    <w:tmpl w:val="81201EF8"/>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78C14AA"/>
    <w:multiLevelType w:val="multilevel"/>
    <w:tmpl w:val="BEC2BC2E"/>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num w:numId="1" w16cid:durableId="469519574">
    <w:abstractNumId w:val="0"/>
  </w:num>
  <w:num w:numId="2" w16cid:durableId="1325206016">
    <w:abstractNumId w:val="5"/>
  </w:num>
  <w:num w:numId="3" w16cid:durableId="680859907">
    <w:abstractNumId w:val="2"/>
  </w:num>
  <w:num w:numId="4" w16cid:durableId="1051687580">
    <w:abstractNumId w:val="1"/>
  </w:num>
  <w:num w:numId="5" w16cid:durableId="290134552">
    <w:abstractNumId w:val="7"/>
  </w:num>
  <w:num w:numId="6" w16cid:durableId="875898386">
    <w:abstractNumId w:val="4"/>
  </w:num>
  <w:num w:numId="7" w16cid:durableId="2045863504">
    <w:abstractNumId w:val="8"/>
  </w:num>
  <w:num w:numId="8" w16cid:durableId="591201163">
    <w:abstractNumId w:val="3"/>
  </w:num>
  <w:num w:numId="9" w16cid:durableId="633679747">
    <w:abstractNumId w:val="6"/>
  </w:num>
  <w:num w:numId="10" w16cid:durableId="279382789">
    <w:abstractNumId w:val="8"/>
  </w:num>
  <w:num w:numId="11" w16cid:durableId="739789694">
    <w:abstractNumId w:val="8"/>
  </w:num>
  <w:num w:numId="12" w16cid:durableId="1655524980">
    <w:abstractNumId w:val="8"/>
  </w:num>
  <w:num w:numId="13" w16cid:durableId="105657398">
    <w:abstractNumId w:val="8"/>
  </w:num>
  <w:num w:numId="14" w16cid:durableId="695470170">
    <w:abstractNumId w:val="8"/>
  </w:num>
  <w:num w:numId="15" w16cid:durableId="1192256544">
    <w:abstractNumId w:val="8"/>
  </w:num>
  <w:num w:numId="16" w16cid:durableId="577206151">
    <w:abstractNumId w:val="8"/>
  </w:num>
  <w:num w:numId="17" w16cid:durableId="227964348">
    <w:abstractNumId w:val="8"/>
  </w:num>
  <w:num w:numId="18" w16cid:durableId="2072999648">
    <w:abstractNumId w:val="8"/>
  </w:num>
  <w:num w:numId="19" w16cid:durableId="712734563">
    <w:abstractNumId w:val="8"/>
  </w:num>
  <w:num w:numId="20" w16cid:durableId="645476028">
    <w:abstractNumId w:val="8"/>
  </w:num>
  <w:num w:numId="21" w16cid:durableId="1192961383">
    <w:abstractNumId w:val="8"/>
  </w:num>
  <w:num w:numId="22" w16cid:durableId="2099714828">
    <w:abstractNumId w:val="8"/>
  </w:num>
  <w:num w:numId="23" w16cid:durableId="1766222531">
    <w:abstractNumId w:val="8"/>
  </w:num>
  <w:num w:numId="24" w16cid:durableId="1847203919">
    <w:abstractNumId w:val="8"/>
  </w:num>
  <w:num w:numId="25" w16cid:durableId="899707489">
    <w:abstractNumId w:val="8"/>
  </w:num>
  <w:num w:numId="26" w16cid:durableId="1508331096">
    <w:abstractNumId w:val="8"/>
  </w:num>
  <w:num w:numId="27" w16cid:durableId="282461771">
    <w:abstractNumId w:val="8"/>
  </w:num>
  <w:num w:numId="28" w16cid:durableId="579676737">
    <w:abstractNumId w:val="8"/>
  </w:num>
  <w:num w:numId="29" w16cid:durableId="908004248">
    <w:abstractNumId w:val="8"/>
  </w:num>
  <w:num w:numId="30" w16cid:durableId="1615672837">
    <w:abstractNumId w:val="8"/>
  </w:num>
  <w:num w:numId="31" w16cid:durableId="1633485507">
    <w:abstractNumId w:val="8"/>
  </w:num>
  <w:num w:numId="32" w16cid:durableId="66347905">
    <w:abstractNumId w:val="8"/>
  </w:num>
  <w:num w:numId="33" w16cid:durableId="1765493000">
    <w:abstractNumId w:val="8"/>
  </w:num>
  <w:num w:numId="34" w16cid:durableId="809130708">
    <w:abstractNumId w:val="8"/>
  </w:num>
  <w:num w:numId="35" w16cid:durableId="1043215152">
    <w:abstractNumId w:val="8"/>
  </w:num>
  <w:num w:numId="36" w16cid:durableId="1120999812">
    <w:abstractNumId w:val="8"/>
  </w:num>
  <w:num w:numId="37" w16cid:durableId="403338785">
    <w:abstractNumId w:val="8"/>
  </w:num>
  <w:num w:numId="38" w16cid:durableId="961426595">
    <w:abstractNumId w:val="8"/>
  </w:num>
  <w:num w:numId="39" w16cid:durableId="2129929437">
    <w:abstractNumId w:val="8"/>
  </w:num>
  <w:num w:numId="40" w16cid:durableId="918716243">
    <w:abstractNumId w:val="8"/>
  </w:num>
  <w:num w:numId="41" w16cid:durableId="1171136517">
    <w:abstractNumId w:val="8"/>
  </w:num>
  <w:num w:numId="42" w16cid:durableId="683629973">
    <w:abstractNumId w:val="8"/>
  </w:num>
  <w:num w:numId="43" w16cid:durableId="1232886257">
    <w:abstractNumId w:val="8"/>
  </w:num>
  <w:num w:numId="44" w16cid:durableId="1801652746">
    <w:abstractNumId w:val="8"/>
  </w:num>
  <w:num w:numId="45" w16cid:durableId="349264112">
    <w:abstractNumId w:val="8"/>
  </w:num>
  <w:num w:numId="46" w16cid:durableId="584649541">
    <w:abstractNumId w:val="8"/>
  </w:num>
  <w:num w:numId="47" w16cid:durableId="1308900507">
    <w:abstractNumId w:val="8"/>
  </w:num>
  <w:num w:numId="48" w16cid:durableId="874075672">
    <w:abstractNumId w:val="8"/>
  </w:num>
  <w:num w:numId="49" w16cid:durableId="1592159009">
    <w:abstractNumId w:val="8"/>
  </w:num>
  <w:num w:numId="50" w16cid:durableId="297880862">
    <w:abstractNumId w:val="8"/>
  </w:num>
  <w:num w:numId="51" w16cid:durableId="677078876">
    <w:abstractNumId w:val="8"/>
  </w:num>
  <w:num w:numId="52" w16cid:durableId="1103382536">
    <w:abstractNumId w:val="8"/>
  </w:num>
  <w:num w:numId="53" w16cid:durableId="167602335">
    <w:abstractNumId w:val="8"/>
  </w:num>
  <w:num w:numId="54" w16cid:durableId="696349839">
    <w:abstractNumId w:val="8"/>
  </w:num>
  <w:num w:numId="55" w16cid:durableId="1605723631">
    <w:abstractNumId w:val="8"/>
  </w:num>
  <w:num w:numId="56" w16cid:durableId="1021858135">
    <w:abstractNumId w:val="8"/>
  </w:num>
  <w:num w:numId="57" w16cid:durableId="1490751680">
    <w:abstractNumId w:val="8"/>
  </w:num>
  <w:num w:numId="58" w16cid:durableId="1164317036">
    <w:abstractNumId w:val="8"/>
  </w:num>
  <w:num w:numId="59" w16cid:durableId="1633900304">
    <w:abstractNumId w:val="8"/>
  </w:num>
  <w:num w:numId="60" w16cid:durableId="918515325">
    <w:abstractNumId w:val="8"/>
  </w:num>
  <w:num w:numId="61" w16cid:durableId="1460612148">
    <w:abstractNumId w:val="8"/>
  </w:num>
  <w:num w:numId="62" w16cid:durableId="1534466000">
    <w:abstractNumId w:val="3"/>
    <w:lvlOverride w:ilvl="0">
      <w:startOverride w:val="1"/>
    </w:lvlOverride>
  </w:num>
  <w:num w:numId="63" w16cid:durableId="1013529640">
    <w:abstractNumId w:val="8"/>
  </w:num>
  <w:num w:numId="64" w16cid:durableId="515389082">
    <w:abstractNumId w:val="8"/>
  </w:num>
  <w:num w:numId="65" w16cid:durableId="1478913173">
    <w:abstractNumId w:val="8"/>
  </w:num>
  <w:num w:numId="66" w16cid:durableId="766734877">
    <w:abstractNumId w:val="8"/>
  </w:num>
  <w:num w:numId="67" w16cid:durableId="1286817362">
    <w:abstractNumId w:val="8"/>
  </w:num>
  <w:num w:numId="68" w16cid:durableId="277226697">
    <w:abstractNumId w:val="8"/>
  </w:num>
  <w:num w:numId="69" w16cid:durableId="1983003574">
    <w:abstractNumId w:val="8"/>
  </w:num>
  <w:num w:numId="70" w16cid:durableId="1875077547">
    <w:abstractNumId w:val="8"/>
  </w:num>
  <w:num w:numId="71" w16cid:durableId="1742866424">
    <w:abstractNumId w:val="8"/>
  </w:num>
  <w:num w:numId="72" w16cid:durableId="1012685823">
    <w:abstractNumId w:val="8"/>
  </w:num>
  <w:num w:numId="73" w16cid:durableId="1755012720">
    <w:abstractNumId w:val="8"/>
  </w:num>
  <w:num w:numId="74" w16cid:durableId="1367222195">
    <w:abstractNumId w:val="8"/>
  </w:num>
  <w:num w:numId="75" w16cid:durableId="472868412">
    <w:abstractNumId w:val="8"/>
  </w:num>
  <w:num w:numId="76" w16cid:durableId="573009085">
    <w:abstractNumId w:val="8"/>
  </w:num>
  <w:num w:numId="77" w16cid:durableId="548691159">
    <w:abstractNumId w:val="8"/>
  </w:num>
  <w:num w:numId="78" w16cid:durableId="903442898">
    <w:abstractNumId w:val="8"/>
  </w:num>
  <w:num w:numId="79" w16cid:durableId="150828603">
    <w:abstractNumId w:val="8"/>
  </w:num>
  <w:num w:numId="80" w16cid:durableId="1633058225">
    <w:abstractNumId w:val="8"/>
  </w:num>
  <w:num w:numId="81" w16cid:durableId="1080179970">
    <w:abstractNumId w:val="8"/>
  </w:num>
  <w:num w:numId="82" w16cid:durableId="423190021">
    <w:abstractNumId w:val="3"/>
    <w:lvlOverride w:ilvl="0">
      <w:startOverride w:val="1"/>
    </w:lvlOverride>
  </w:num>
  <w:num w:numId="83" w16cid:durableId="976493695">
    <w:abstractNumId w:val="3"/>
  </w:num>
  <w:num w:numId="84" w16cid:durableId="1020088611">
    <w:abstractNumId w:val="3"/>
  </w:num>
  <w:num w:numId="85" w16cid:durableId="1660617368">
    <w:abstractNumId w:val="8"/>
  </w:num>
  <w:num w:numId="86" w16cid:durableId="1873110307">
    <w:abstractNumId w:val="8"/>
  </w:num>
  <w:num w:numId="87" w16cid:durableId="1251505509">
    <w:abstractNumId w:val="3"/>
    <w:lvlOverride w:ilvl="0">
      <w:startOverride w:val="1"/>
    </w:lvlOverride>
  </w:num>
  <w:num w:numId="88" w16cid:durableId="662390858">
    <w:abstractNumId w:val="3"/>
  </w:num>
  <w:num w:numId="89" w16cid:durableId="1817528972">
    <w:abstractNumId w:val="3"/>
  </w:num>
  <w:num w:numId="90" w16cid:durableId="2110201355">
    <w:abstractNumId w:val="3"/>
  </w:num>
  <w:num w:numId="91" w16cid:durableId="2041203422">
    <w:abstractNumId w:val="8"/>
  </w:num>
  <w:num w:numId="92" w16cid:durableId="296033539">
    <w:abstractNumId w:val="8"/>
  </w:num>
  <w:num w:numId="93" w16cid:durableId="893928437">
    <w:abstractNumId w:val="8"/>
  </w:num>
  <w:num w:numId="94" w16cid:durableId="979962836">
    <w:abstractNumId w:val="8"/>
  </w:num>
  <w:num w:numId="95" w16cid:durableId="424503283">
    <w:abstractNumId w:val="8"/>
  </w:num>
  <w:num w:numId="96" w16cid:durableId="219563559">
    <w:abstractNumId w:val="8"/>
  </w:num>
  <w:num w:numId="97" w16cid:durableId="900409298">
    <w:abstractNumId w:val="8"/>
  </w:num>
  <w:num w:numId="98" w16cid:durableId="1326737613">
    <w:abstractNumId w:val="8"/>
  </w:num>
  <w:num w:numId="99" w16cid:durableId="684789751">
    <w:abstractNumId w:val="8"/>
  </w:num>
  <w:num w:numId="100" w16cid:durableId="1000738482">
    <w:abstractNumId w:val="8"/>
  </w:num>
  <w:num w:numId="101" w16cid:durableId="1696690874">
    <w:abstractNumId w:val="8"/>
  </w:num>
  <w:num w:numId="102" w16cid:durableId="1683238060">
    <w:abstractNumId w:val="8"/>
  </w:num>
  <w:num w:numId="103" w16cid:durableId="1021201470">
    <w:abstractNumId w:val="8"/>
  </w:num>
  <w:num w:numId="104" w16cid:durableId="642780777">
    <w:abstractNumId w:val="8"/>
  </w:num>
  <w:num w:numId="105" w16cid:durableId="503790421">
    <w:abstractNumId w:val="3"/>
    <w:lvlOverride w:ilvl="0">
      <w:startOverride w:val="1"/>
    </w:lvlOverride>
  </w:num>
  <w:num w:numId="106" w16cid:durableId="1364282842">
    <w:abstractNumId w:val="3"/>
  </w:num>
  <w:num w:numId="107" w16cid:durableId="561867445">
    <w:abstractNumId w:val="3"/>
  </w:num>
  <w:num w:numId="108" w16cid:durableId="1186872733">
    <w:abstractNumId w:val="8"/>
  </w:num>
  <w:num w:numId="109" w16cid:durableId="1773084477">
    <w:abstractNumId w:val="8"/>
  </w:num>
  <w:num w:numId="110" w16cid:durableId="1233345599">
    <w:abstractNumId w:val="8"/>
  </w:num>
  <w:num w:numId="111" w16cid:durableId="1154377680">
    <w:abstractNumId w:val="8"/>
  </w:num>
  <w:num w:numId="112" w16cid:durableId="1368527349">
    <w:abstractNumId w:val="8"/>
  </w:num>
  <w:num w:numId="113" w16cid:durableId="1909075280">
    <w:abstractNumId w:val="8"/>
  </w:num>
  <w:num w:numId="114" w16cid:durableId="1134909109">
    <w:abstractNumId w:val="8"/>
  </w:num>
  <w:num w:numId="115" w16cid:durableId="1298418662">
    <w:abstractNumId w:val="8"/>
  </w:num>
  <w:num w:numId="116" w16cid:durableId="2000691578">
    <w:abstractNumId w:val="8"/>
  </w:num>
  <w:num w:numId="117" w16cid:durableId="1701661770">
    <w:abstractNumId w:val="8"/>
  </w:num>
  <w:num w:numId="118" w16cid:durableId="255018563">
    <w:abstractNumId w:val="8"/>
  </w:num>
  <w:num w:numId="119" w16cid:durableId="756556775">
    <w:abstractNumId w:val="8"/>
  </w:num>
  <w:num w:numId="120" w16cid:durableId="1648437648">
    <w:abstractNumId w:val="8"/>
  </w:num>
  <w:num w:numId="121" w16cid:durableId="540825766">
    <w:abstractNumId w:val="8"/>
  </w:num>
  <w:num w:numId="122" w16cid:durableId="1213006063">
    <w:abstractNumId w:val="8"/>
  </w:num>
  <w:num w:numId="123" w16cid:durableId="1575317727">
    <w:abstractNumId w:val="8"/>
  </w:num>
  <w:num w:numId="124" w16cid:durableId="1753164195">
    <w:abstractNumId w:val="8"/>
  </w:num>
  <w:num w:numId="125" w16cid:durableId="1150749798">
    <w:abstractNumId w:val="8"/>
  </w:num>
  <w:num w:numId="126" w16cid:durableId="1254314487">
    <w:abstractNumId w:val="8"/>
  </w:num>
  <w:num w:numId="127" w16cid:durableId="1565220530">
    <w:abstractNumId w:val="8"/>
  </w:num>
  <w:num w:numId="128" w16cid:durableId="885213172">
    <w:abstractNumId w:val="8"/>
  </w:num>
  <w:num w:numId="129" w16cid:durableId="1158617524">
    <w:abstractNumId w:val="8"/>
  </w:num>
  <w:num w:numId="130" w16cid:durableId="330642005">
    <w:abstractNumId w:val="8"/>
  </w:num>
  <w:num w:numId="131" w16cid:durableId="238751391">
    <w:abstractNumId w:val="8"/>
  </w:num>
  <w:num w:numId="132" w16cid:durableId="1917981667">
    <w:abstractNumId w:val="8"/>
  </w:num>
  <w:num w:numId="133" w16cid:durableId="1278367685">
    <w:abstractNumId w:val="8"/>
  </w:num>
  <w:num w:numId="134" w16cid:durableId="1057971706">
    <w:abstractNumId w:val="8"/>
  </w:num>
  <w:num w:numId="135" w16cid:durableId="313485047">
    <w:abstractNumId w:val="8"/>
  </w:num>
  <w:num w:numId="136" w16cid:durableId="291713719">
    <w:abstractNumId w:val="8"/>
  </w:num>
  <w:num w:numId="137" w16cid:durableId="1090615035">
    <w:abstractNumId w:val="8"/>
  </w:num>
  <w:num w:numId="138" w16cid:durableId="1628587055">
    <w:abstractNumId w:val="8"/>
  </w:num>
  <w:num w:numId="139" w16cid:durableId="2099666273">
    <w:abstractNumId w:val="8"/>
  </w:num>
  <w:num w:numId="140" w16cid:durableId="1130707883">
    <w:abstractNumId w:val="8"/>
  </w:num>
  <w:num w:numId="141" w16cid:durableId="1172141601">
    <w:abstractNumId w:val="8"/>
  </w:num>
  <w:num w:numId="142" w16cid:durableId="2065828891">
    <w:abstractNumId w:val="8"/>
  </w:num>
  <w:num w:numId="143" w16cid:durableId="1390110824">
    <w:abstractNumId w:val="8"/>
  </w:num>
  <w:num w:numId="144" w16cid:durableId="1874998738">
    <w:abstractNumId w:val="8"/>
  </w:num>
  <w:num w:numId="145" w16cid:durableId="387342433">
    <w:abstractNumId w:val="8"/>
  </w:num>
  <w:num w:numId="146" w16cid:durableId="21713738">
    <w:abstractNumId w:val="8"/>
  </w:num>
  <w:num w:numId="147" w16cid:durableId="1528717264">
    <w:abstractNumId w:val="8"/>
  </w:num>
  <w:num w:numId="148" w16cid:durableId="317921969">
    <w:abstractNumId w:val="8"/>
  </w:num>
  <w:num w:numId="149" w16cid:durableId="1296567463">
    <w:abstractNumId w:val="8"/>
  </w:num>
  <w:num w:numId="150" w16cid:durableId="1013529015">
    <w:abstractNumId w:val="8"/>
  </w:num>
  <w:num w:numId="151" w16cid:durableId="994063947">
    <w:abstractNumId w:val="8"/>
  </w:num>
  <w:num w:numId="152" w16cid:durableId="1733193463">
    <w:abstractNumId w:val="8"/>
  </w:num>
  <w:num w:numId="153" w16cid:durableId="1962420382">
    <w:abstractNumId w:val="8"/>
  </w:num>
  <w:num w:numId="154" w16cid:durableId="1025450153">
    <w:abstractNumId w:val="8"/>
  </w:num>
  <w:num w:numId="155" w16cid:durableId="1726488707">
    <w:abstractNumId w:val="8"/>
  </w:num>
  <w:num w:numId="156" w16cid:durableId="2028409384">
    <w:abstractNumId w:val="8"/>
  </w:num>
  <w:num w:numId="157" w16cid:durableId="461464015">
    <w:abstractNumId w:val="8"/>
  </w:num>
  <w:num w:numId="158" w16cid:durableId="592980732">
    <w:abstractNumId w:val="8"/>
  </w:num>
  <w:num w:numId="159" w16cid:durableId="87317063">
    <w:abstractNumId w:val="8"/>
  </w:num>
  <w:num w:numId="160" w16cid:durableId="378825059">
    <w:abstractNumId w:val="8"/>
  </w:num>
  <w:num w:numId="161" w16cid:durableId="1714693463">
    <w:abstractNumId w:val="8"/>
  </w:num>
  <w:num w:numId="162" w16cid:durableId="1826241458">
    <w:abstractNumId w:val="8"/>
  </w:num>
  <w:num w:numId="163" w16cid:durableId="1440954884">
    <w:abstractNumId w:val="8"/>
  </w:num>
  <w:num w:numId="164" w16cid:durableId="1210997647">
    <w:abstractNumId w:val="8"/>
  </w:num>
  <w:num w:numId="165" w16cid:durableId="186454976">
    <w:abstractNumId w:val="8"/>
  </w:num>
  <w:num w:numId="166" w16cid:durableId="1082415266">
    <w:abstractNumId w:val="8"/>
  </w:num>
  <w:num w:numId="167" w16cid:durableId="1401513766">
    <w:abstractNumId w:val="8"/>
  </w:num>
  <w:num w:numId="168" w16cid:durableId="1355233863">
    <w:abstractNumId w:val="8"/>
  </w:num>
  <w:num w:numId="169" w16cid:durableId="1856533612">
    <w:abstractNumId w:val="8"/>
  </w:num>
  <w:num w:numId="170" w16cid:durableId="366492939">
    <w:abstractNumId w:val="8"/>
  </w:num>
  <w:num w:numId="171" w16cid:durableId="1407652098">
    <w:abstractNumId w:val="8"/>
  </w:num>
  <w:num w:numId="172" w16cid:durableId="1810047946">
    <w:abstractNumId w:val="8"/>
  </w:num>
  <w:num w:numId="173" w16cid:durableId="210271318">
    <w:abstractNumId w:val="8"/>
  </w:num>
  <w:num w:numId="174" w16cid:durableId="401636525">
    <w:abstractNumId w:val="8"/>
  </w:num>
  <w:num w:numId="175" w16cid:durableId="750081029">
    <w:abstractNumId w:val="8"/>
  </w:num>
  <w:num w:numId="176" w16cid:durableId="894856216">
    <w:abstractNumId w:val="8"/>
  </w:num>
  <w:num w:numId="177" w16cid:durableId="115174316">
    <w:abstractNumId w:val="8"/>
  </w:num>
  <w:num w:numId="178" w16cid:durableId="1427847594">
    <w:abstractNumId w:val="3"/>
    <w:lvlOverride w:ilvl="0">
      <w:startOverride w:val="1"/>
    </w:lvlOverride>
  </w:num>
  <w:num w:numId="179" w16cid:durableId="1714620972">
    <w:abstractNumId w:val="3"/>
  </w:num>
  <w:num w:numId="180" w16cid:durableId="1888567484">
    <w:abstractNumId w:val="3"/>
  </w:num>
  <w:num w:numId="181" w16cid:durableId="1117070168">
    <w:abstractNumId w:val="3"/>
  </w:num>
  <w:num w:numId="182" w16cid:durableId="1845047263">
    <w:abstractNumId w:val="3"/>
  </w:num>
  <w:num w:numId="183" w16cid:durableId="292368468">
    <w:abstractNumId w:val="3"/>
  </w:num>
  <w:num w:numId="184" w16cid:durableId="2145583678">
    <w:abstractNumId w:val="3"/>
  </w:num>
  <w:num w:numId="185" w16cid:durableId="614799740">
    <w:abstractNumId w:val="3"/>
  </w:num>
  <w:num w:numId="186" w16cid:durableId="957640872">
    <w:abstractNumId w:val="3"/>
  </w:num>
  <w:num w:numId="187" w16cid:durableId="1270235262">
    <w:abstractNumId w:val="3"/>
  </w:num>
  <w:numIdMacAtCleanup w:val="1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elli, Adriano Luca (DBMR)">
    <w15:presenceInfo w15:providerId="AD" w15:userId="S::adriano.martinelli@unibe.ch::1531e9e7-be29-445a-8555-ca80e715f5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trackRevision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1&lt;/ScanChanges&gt;&lt;Suspended&gt;0&lt;/Suspended&gt;&lt;/ENInstantFormat&gt;"/>
    <w:docVar w:name="EN.Layout" w:val="&lt;ENLayout&gt;&lt;Style&gt;Nature Protocols_adj&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e525t9t7sxfp8e0ara50srd9fer25ad0pd5&quot;&gt;NatProtoc_DELT-Hit&lt;record-ids&gt;&lt;item&gt;11&lt;/item&gt;&lt;item&gt;12&lt;/item&gt;&lt;item&gt;13&lt;/item&gt;&lt;item&gt;27&lt;/item&gt;&lt;item&gt;29&lt;/item&gt;&lt;item&gt;30&lt;/item&gt;&lt;item&gt;31&lt;/item&gt;&lt;item&gt;32&lt;/item&gt;&lt;item&gt;42&lt;/item&gt;&lt;item&gt;43&lt;/item&gt;&lt;item&gt;44&lt;/item&gt;&lt;item&gt;45&lt;/item&gt;&lt;item&gt;46&lt;/item&gt;&lt;item&gt;47&lt;/item&gt;&lt;item&gt;48&lt;/item&gt;&lt;item&gt;49&lt;/item&gt;&lt;item&gt;51&lt;/item&gt;&lt;item&gt;52&lt;/item&gt;&lt;item&gt;53&lt;/item&gt;&lt;item&gt;54&lt;/item&gt;&lt;item&gt;55&lt;/item&gt;&lt;item&gt;56&lt;/item&gt;&lt;item&gt;57&lt;/item&gt;&lt;item&gt;58&lt;/item&gt;&lt;item&gt;59&lt;/item&gt;&lt;item&gt;60&lt;/item&gt;&lt;item&gt;61&lt;/item&gt;&lt;item&gt;62&lt;/item&gt;&lt;item&gt;63&lt;/item&gt;&lt;item&gt;65&lt;/item&gt;&lt;item&gt;66&lt;/item&gt;&lt;item&gt;67&lt;/item&gt;&lt;item&gt;68&lt;/item&gt;&lt;item&gt;69&lt;/item&gt;&lt;item&gt;70&lt;/item&gt;&lt;item&gt;71&lt;/item&gt;&lt;item&gt;72&lt;/item&gt;&lt;item&gt;73&lt;/item&gt;&lt;item&gt;74&lt;/item&gt;&lt;item&gt;75&lt;/item&gt;&lt;item&gt;76&lt;/item&gt;&lt;/record-ids&gt;&lt;/item&gt;&lt;/Libraries&gt;"/>
  </w:docVars>
  <w:rsids>
    <w:rsidRoot w:val="00B037EA"/>
    <w:rsid w:val="000211BE"/>
    <w:rsid w:val="00037813"/>
    <w:rsid w:val="000C2DB3"/>
    <w:rsid w:val="000D2C5F"/>
    <w:rsid w:val="000D62A1"/>
    <w:rsid w:val="00192E52"/>
    <w:rsid w:val="00262F92"/>
    <w:rsid w:val="0027158C"/>
    <w:rsid w:val="00286A5C"/>
    <w:rsid w:val="002E2A65"/>
    <w:rsid w:val="00320AAB"/>
    <w:rsid w:val="0037540D"/>
    <w:rsid w:val="00380F5A"/>
    <w:rsid w:val="003911E4"/>
    <w:rsid w:val="004630AE"/>
    <w:rsid w:val="004745C7"/>
    <w:rsid w:val="004A1EFF"/>
    <w:rsid w:val="00587885"/>
    <w:rsid w:val="006B2BA3"/>
    <w:rsid w:val="006D1EB6"/>
    <w:rsid w:val="006F3125"/>
    <w:rsid w:val="006F59E6"/>
    <w:rsid w:val="00702826"/>
    <w:rsid w:val="00744CFA"/>
    <w:rsid w:val="00744D42"/>
    <w:rsid w:val="0079700F"/>
    <w:rsid w:val="008258CA"/>
    <w:rsid w:val="00883003"/>
    <w:rsid w:val="00884462"/>
    <w:rsid w:val="008D1337"/>
    <w:rsid w:val="008F5CA2"/>
    <w:rsid w:val="0090787D"/>
    <w:rsid w:val="00957593"/>
    <w:rsid w:val="009C2603"/>
    <w:rsid w:val="00AE0F7C"/>
    <w:rsid w:val="00B037EA"/>
    <w:rsid w:val="00B0669C"/>
    <w:rsid w:val="00B11CA5"/>
    <w:rsid w:val="00B81715"/>
    <w:rsid w:val="00BC20C4"/>
    <w:rsid w:val="00BD3A91"/>
    <w:rsid w:val="00BE41DE"/>
    <w:rsid w:val="00CD576F"/>
    <w:rsid w:val="00D235E2"/>
    <w:rsid w:val="00D857C2"/>
    <w:rsid w:val="00DD51FD"/>
    <w:rsid w:val="00EA57C5"/>
    <w:rsid w:val="00F32A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72F2"/>
  <w15:docId w15:val="{CC235C79-24B2-BF49-A5E7-4B150815B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1DAB"/>
    <w:pPr>
      <w:spacing w:before="240" w:after="240"/>
      <w:jc w:val="both"/>
    </w:pPr>
    <w:rPr>
      <w:rFonts w:eastAsia="Aptos" w:cs="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unotenzeichen">
    <w:name w:val="Fußnotenzeichen"/>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156082" w:themeColor="accent1"/>
    </w:rPr>
  </w:style>
  <w:style w:type="character" w:customStyle="1" w:styleId="KeywordTok">
    <w:name w:val="KeywordTok"/>
    <w:basedOn w:val="VerbatimChar"/>
    <w:qFormat/>
    <w:rPr>
      <w:rFonts w:ascii="Consolas" w:hAnsi="Consolas"/>
      <w:b/>
      <w:color w:val="CFCFC2"/>
      <w:sz w:val="22"/>
      <w:shd w:val="clear" w:color="auto" w:fill="232629"/>
    </w:rPr>
  </w:style>
  <w:style w:type="character" w:customStyle="1" w:styleId="DataTypeTok">
    <w:name w:val="DataTypeTok"/>
    <w:basedOn w:val="VerbatimChar"/>
    <w:qFormat/>
    <w:rPr>
      <w:rFonts w:ascii="Consolas" w:hAnsi="Consolas"/>
      <w:color w:val="2980B9"/>
      <w:sz w:val="22"/>
      <w:shd w:val="clear" w:color="auto" w:fill="232629"/>
    </w:rPr>
  </w:style>
  <w:style w:type="character" w:customStyle="1" w:styleId="DecValTok">
    <w:name w:val="DecValTok"/>
    <w:basedOn w:val="VerbatimChar"/>
    <w:qFormat/>
    <w:rPr>
      <w:rFonts w:ascii="Consolas" w:hAnsi="Consolas"/>
      <w:color w:val="F67400"/>
      <w:sz w:val="22"/>
      <w:shd w:val="clear" w:color="auto" w:fill="232629"/>
    </w:rPr>
  </w:style>
  <w:style w:type="character" w:customStyle="1" w:styleId="BaseNTok">
    <w:name w:val="BaseNTok"/>
    <w:basedOn w:val="VerbatimChar"/>
    <w:qFormat/>
    <w:rPr>
      <w:rFonts w:ascii="Consolas" w:hAnsi="Consolas"/>
      <w:color w:val="F67400"/>
      <w:sz w:val="22"/>
      <w:shd w:val="clear" w:color="auto" w:fill="232629"/>
    </w:rPr>
  </w:style>
  <w:style w:type="character" w:customStyle="1" w:styleId="FloatTok">
    <w:name w:val="FloatTok"/>
    <w:basedOn w:val="VerbatimChar"/>
    <w:qFormat/>
    <w:rPr>
      <w:rFonts w:ascii="Consolas" w:hAnsi="Consolas"/>
      <w:color w:val="F67400"/>
      <w:sz w:val="22"/>
      <w:shd w:val="clear" w:color="auto" w:fill="232629"/>
    </w:rPr>
  </w:style>
  <w:style w:type="character" w:customStyle="1" w:styleId="ConstantTok">
    <w:name w:val="ConstantTok"/>
    <w:basedOn w:val="VerbatimChar"/>
    <w:qFormat/>
    <w:rPr>
      <w:rFonts w:ascii="Consolas" w:hAnsi="Consolas"/>
      <w:b/>
      <w:color w:val="27AEAE"/>
      <w:sz w:val="22"/>
      <w:shd w:val="clear" w:color="auto" w:fill="232629"/>
    </w:rPr>
  </w:style>
  <w:style w:type="character" w:customStyle="1" w:styleId="CharTok">
    <w:name w:val="CharTok"/>
    <w:basedOn w:val="VerbatimChar"/>
    <w:qFormat/>
    <w:rPr>
      <w:rFonts w:ascii="Consolas" w:hAnsi="Consolas"/>
      <w:color w:val="3DAEE9"/>
      <w:sz w:val="22"/>
      <w:shd w:val="clear" w:color="auto" w:fill="232629"/>
    </w:rPr>
  </w:style>
  <w:style w:type="character" w:customStyle="1" w:styleId="SpecialCharTok">
    <w:name w:val="SpecialCharTok"/>
    <w:basedOn w:val="VerbatimChar"/>
    <w:qFormat/>
    <w:rPr>
      <w:rFonts w:ascii="Consolas" w:hAnsi="Consolas"/>
      <w:color w:val="3DAEE9"/>
      <w:sz w:val="22"/>
      <w:shd w:val="clear" w:color="auto" w:fill="232629"/>
    </w:rPr>
  </w:style>
  <w:style w:type="character" w:customStyle="1" w:styleId="StringTok">
    <w:name w:val="StringTok"/>
    <w:basedOn w:val="VerbatimChar"/>
    <w:qFormat/>
    <w:rPr>
      <w:rFonts w:ascii="Consolas" w:hAnsi="Consolas"/>
      <w:color w:val="F44F4F"/>
      <w:sz w:val="22"/>
      <w:shd w:val="clear" w:color="auto" w:fill="232629"/>
    </w:rPr>
  </w:style>
  <w:style w:type="character" w:customStyle="1" w:styleId="VerbatimStringTok">
    <w:name w:val="VerbatimStringTok"/>
    <w:basedOn w:val="VerbatimChar"/>
    <w:qFormat/>
    <w:rPr>
      <w:rFonts w:ascii="Consolas" w:hAnsi="Consolas"/>
      <w:color w:val="DA4453"/>
      <w:sz w:val="22"/>
      <w:shd w:val="clear" w:color="auto" w:fill="232629"/>
    </w:rPr>
  </w:style>
  <w:style w:type="character" w:customStyle="1" w:styleId="SpecialStringTok">
    <w:name w:val="SpecialStringTok"/>
    <w:basedOn w:val="VerbatimChar"/>
    <w:qFormat/>
    <w:rPr>
      <w:rFonts w:ascii="Consolas" w:hAnsi="Consolas"/>
      <w:color w:val="DA4453"/>
      <w:sz w:val="22"/>
      <w:shd w:val="clear" w:color="auto" w:fill="232629"/>
    </w:rPr>
  </w:style>
  <w:style w:type="character" w:customStyle="1" w:styleId="ImportTok">
    <w:name w:val="ImportTok"/>
    <w:basedOn w:val="VerbatimChar"/>
    <w:qFormat/>
    <w:rPr>
      <w:rFonts w:ascii="Consolas" w:hAnsi="Consolas"/>
      <w:color w:val="27AE60"/>
      <w:sz w:val="22"/>
      <w:shd w:val="clear" w:color="auto" w:fill="232629"/>
    </w:rPr>
  </w:style>
  <w:style w:type="character" w:customStyle="1" w:styleId="CommentTok">
    <w:name w:val="CommentTok"/>
    <w:basedOn w:val="VerbatimChar"/>
    <w:qFormat/>
    <w:rPr>
      <w:rFonts w:ascii="Consolas" w:hAnsi="Consolas"/>
      <w:color w:val="7A7C7D"/>
      <w:sz w:val="22"/>
      <w:shd w:val="clear" w:color="auto" w:fill="232629"/>
    </w:rPr>
  </w:style>
  <w:style w:type="character" w:customStyle="1" w:styleId="DocumentationTok">
    <w:name w:val="DocumentationTok"/>
    <w:basedOn w:val="VerbatimChar"/>
    <w:qFormat/>
    <w:rPr>
      <w:rFonts w:ascii="Consolas" w:hAnsi="Consolas"/>
      <w:color w:val="A43340"/>
      <w:sz w:val="22"/>
      <w:shd w:val="clear" w:color="auto" w:fill="232629"/>
    </w:rPr>
  </w:style>
  <w:style w:type="character" w:customStyle="1" w:styleId="AnnotationTok">
    <w:name w:val="AnnotationTok"/>
    <w:basedOn w:val="VerbatimChar"/>
    <w:qFormat/>
    <w:rPr>
      <w:rFonts w:ascii="Consolas" w:hAnsi="Consolas"/>
      <w:color w:val="3F8058"/>
      <w:sz w:val="22"/>
      <w:shd w:val="clear" w:color="auto" w:fill="232629"/>
    </w:rPr>
  </w:style>
  <w:style w:type="character" w:customStyle="1" w:styleId="CommentVarTok">
    <w:name w:val="CommentVarTok"/>
    <w:basedOn w:val="VerbatimChar"/>
    <w:qFormat/>
    <w:rPr>
      <w:rFonts w:ascii="Consolas" w:hAnsi="Consolas"/>
      <w:color w:val="7F8C8D"/>
      <w:sz w:val="22"/>
      <w:shd w:val="clear" w:color="auto" w:fill="232629"/>
    </w:rPr>
  </w:style>
  <w:style w:type="character" w:customStyle="1" w:styleId="OtherTok">
    <w:name w:val="OtherTok"/>
    <w:basedOn w:val="VerbatimChar"/>
    <w:qFormat/>
    <w:rPr>
      <w:rFonts w:ascii="Consolas" w:hAnsi="Consolas"/>
      <w:color w:val="27AE60"/>
      <w:sz w:val="22"/>
      <w:shd w:val="clear" w:color="auto" w:fill="232629"/>
    </w:rPr>
  </w:style>
  <w:style w:type="character" w:customStyle="1" w:styleId="FunctionTok">
    <w:name w:val="FunctionTok"/>
    <w:basedOn w:val="VerbatimChar"/>
    <w:qFormat/>
    <w:rPr>
      <w:rFonts w:ascii="Consolas" w:hAnsi="Consolas"/>
      <w:color w:val="8E44AD"/>
      <w:sz w:val="22"/>
      <w:shd w:val="clear" w:color="auto" w:fill="232629"/>
    </w:rPr>
  </w:style>
  <w:style w:type="character" w:customStyle="1" w:styleId="VariableTok">
    <w:name w:val="VariableTok"/>
    <w:basedOn w:val="VerbatimChar"/>
    <w:qFormat/>
    <w:rPr>
      <w:rFonts w:ascii="Consolas" w:hAnsi="Consolas"/>
      <w:color w:val="27AEAE"/>
      <w:sz w:val="22"/>
      <w:shd w:val="clear" w:color="auto" w:fill="232629"/>
    </w:rPr>
  </w:style>
  <w:style w:type="character" w:customStyle="1" w:styleId="ControlFlowTok">
    <w:name w:val="ControlFlowTok"/>
    <w:basedOn w:val="VerbatimChar"/>
    <w:qFormat/>
    <w:rPr>
      <w:rFonts w:ascii="Consolas" w:hAnsi="Consolas"/>
      <w:b/>
      <w:color w:val="FDBC4B"/>
      <w:sz w:val="22"/>
      <w:shd w:val="clear" w:color="auto" w:fill="232629"/>
    </w:rPr>
  </w:style>
  <w:style w:type="character" w:customStyle="1" w:styleId="OperatorTok">
    <w:name w:val="OperatorTok"/>
    <w:basedOn w:val="VerbatimChar"/>
    <w:qFormat/>
    <w:rPr>
      <w:rFonts w:ascii="Consolas" w:hAnsi="Consolas"/>
      <w:color w:val="CFCFC2"/>
      <w:sz w:val="22"/>
      <w:shd w:val="clear" w:color="auto" w:fill="232629"/>
    </w:rPr>
  </w:style>
  <w:style w:type="character" w:customStyle="1" w:styleId="BuiltInTok">
    <w:name w:val="BuiltInTok"/>
    <w:basedOn w:val="VerbatimChar"/>
    <w:qFormat/>
    <w:rPr>
      <w:rFonts w:ascii="Consolas" w:hAnsi="Consolas"/>
      <w:color w:val="7F8C8D"/>
      <w:sz w:val="22"/>
      <w:shd w:val="clear" w:color="auto" w:fill="232629"/>
    </w:rPr>
  </w:style>
  <w:style w:type="character" w:customStyle="1" w:styleId="ExtensionTok">
    <w:name w:val="ExtensionTok"/>
    <w:basedOn w:val="VerbatimChar"/>
    <w:qFormat/>
    <w:rPr>
      <w:rFonts w:ascii="Consolas" w:hAnsi="Consolas"/>
      <w:b/>
      <w:color w:val="0099FF"/>
      <w:sz w:val="22"/>
      <w:shd w:val="clear" w:color="auto" w:fill="232629"/>
    </w:rPr>
  </w:style>
  <w:style w:type="character" w:customStyle="1" w:styleId="PreprocessorTok">
    <w:name w:val="PreprocessorTok"/>
    <w:basedOn w:val="VerbatimChar"/>
    <w:qFormat/>
    <w:rPr>
      <w:rFonts w:ascii="Consolas" w:hAnsi="Consolas"/>
      <w:color w:val="27AE60"/>
      <w:sz w:val="22"/>
      <w:shd w:val="clear" w:color="auto" w:fill="232629"/>
    </w:rPr>
  </w:style>
  <w:style w:type="character" w:customStyle="1" w:styleId="AttributeTok">
    <w:name w:val="AttributeTok"/>
    <w:basedOn w:val="VerbatimChar"/>
    <w:qFormat/>
    <w:rPr>
      <w:rFonts w:ascii="Consolas" w:hAnsi="Consolas"/>
      <w:color w:val="2980B9"/>
      <w:sz w:val="22"/>
      <w:shd w:val="clear" w:color="auto" w:fill="232629"/>
    </w:rPr>
  </w:style>
  <w:style w:type="character" w:customStyle="1" w:styleId="RegionMarkerTok">
    <w:name w:val="RegionMarkerTok"/>
    <w:basedOn w:val="VerbatimChar"/>
    <w:qFormat/>
    <w:rPr>
      <w:rFonts w:ascii="Consolas" w:hAnsi="Consolas"/>
      <w:color w:val="2980B9"/>
      <w:sz w:val="22"/>
      <w:shd w:val="clear" w:color="auto" w:fill="153042"/>
    </w:rPr>
  </w:style>
  <w:style w:type="character" w:customStyle="1" w:styleId="InformationTok">
    <w:name w:val="InformationTok"/>
    <w:basedOn w:val="VerbatimChar"/>
    <w:qFormat/>
    <w:rPr>
      <w:rFonts w:ascii="Consolas" w:hAnsi="Consolas"/>
      <w:color w:val="C45B00"/>
      <w:sz w:val="22"/>
      <w:shd w:val="clear" w:color="auto" w:fill="232629"/>
    </w:rPr>
  </w:style>
  <w:style w:type="character" w:customStyle="1" w:styleId="WarningTok">
    <w:name w:val="WarningTok"/>
    <w:basedOn w:val="VerbatimChar"/>
    <w:qFormat/>
    <w:rPr>
      <w:rFonts w:ascii="Consolas" w:hAnsi="Consolas"/>
      <w:color w:val="DA4453"/>
      <w:sz w:val="22"/>
      <w:shd w:val="clear" w:color="auto" w:fill="232629"/>
    </w:rPr>
  </w:style>
  <w:style w:type="character" w:customStyle="1" w:styleId="AlertTok">
    <w:name w:val="AlertTok"/>
    <w:basedOn w:val="VerbatimChar"/>
    <w:qFormat/>
    <w:rPr>
      <w:rFonts w:ascii="Consolas" w:hAnsi="Consolas"/>
      <w:b/>
      <w:color w:val="95DA4C"/>
      <w:sz w:val="22"/>
      <w:shd w:val="clear" w:color="auto" w:fill="4D1F24"/>
    </w:rPr>
  </w:style>
  <w:style w:type="character" w:customStyle="1" w:styleId="ErrorTok">
    <w:name w:val="ErrorTok"/>
    <w:basedOn w:val="VerbatimChar"/>
    <w:qFormat/>
    <w:rPr>
      <w:rFonts w:ascii="Consolas" w:hAnsi="Consolas"/>
      <w:color w:val="DA4453"/>
      <w:sz w:val="22"/>
      <w:shd w:val="clear" w:color="auto" w:fill="232629"/>
    </w:rPr>
  </w:style>
  <w:style w:type="character" w:customStyle="1" w:styleId="NormalTok">
    <w:name w:val="NormalTok"/>
    <w:basedOn w:val="VerbatimChar"/>
    <w:qFormat/>
    <w:rPr>
      <w:rFonts w:ascii="Consolas" w:hAnsi="Consolas"/>
      <w:color w:val="CFCFC2"/>
      <w:sz w:val="22"/>
      <w:shd w:val="clear" w:color="auto" w:fill="232629"/>
    </w:rPr>
  </w:style>
  <w:style w:type="character" w:customStyle="1" w:styleId="HTMLPreformattedChar">
    <w:name w:val="HTML Preformatted Char"/>
    <w:basedOn w:val="DefaultParagraphFont"/>
    <w:link w:val="HTMLPreformatted"/>
    <w:qFormat/>
    <w:rsid w:val="00E90C67"/>
    <w:rPr>
      <w:rFonts w:ascii="Consolas" w:hAnsi="Consolas" w:cs="Consolas"/>
      <w:sz w:val="20"/>
      <w:szCs w:val="20"/>
    </w:rPr>
  </w:style>
  <w:style w:type="character" w:customStyle="1" w:styleId="codeChar">
    <w:name w:val="code Char"/>
    <w:basedOn w:val="DefaultParagraphFont"/>
    <w:link w:val="code"/>
    <w:qFormat/>
    <w:rsid w:val="2418C72B"/>
    <w:rPr>
      <w:rFonts w:ascii="Consolas" w:eastAsia="Consolas" w:hAnsi="Consolas" w:cs="Consolas"/>
      <w:color w:val="FFFFFF" w:themeColor="background1"/>
      <w:sz w:val="22"/>
      <w:szCs w:val="22"/>
    </w:rPr>
  </w:style>
  <w:style w:type="character" w:customStyle="1" w:styleId="sheetChar">
    <w:name w:val="sheet Char"/>
    <w:basedOn w:val="DefaultParagraphFont"/>
    <w:link w:val="sheet"/>
    <w:uiPriority w:val="1"/>
    <w:qFormat/>
    <w:rsid w:val="2418C72B"/>
    <w:rPr>
      <w:rFonts w:ascii="Consolas" w:eastAsia="Consolas" w:hAnsi="Consolas" w:cs="Consolas"/>
      <w:sz w:val="22"/>
      <w:szCs w:val="22"/>
    </w:rPr>
  </w:style>
  <w:style w:type="character" w:customStyle="1" w:styleId="code-inlineChar">
    <w:name w:val="code-inline Char"/>
    <w:basedOn w:val="DefaultParagraphFont"/>
    <w:link w:val="code-inline"/>
    <w:qFormat/>
    <w:rsid w:val="2418C72B"/>
    <w:rPr>
      <w:rFonts w:asciiTheme="minorHAnsi" w:eastAsiaTheme="minorEastAsia" w:hAnsiTheme="minorHAnsi" w:cstheme="minorBidi"/>
      <w:color w:val="FFFFFF" w:themeColor="background1"/>
      <w:sz w:val="24"/>
      <w:szCs w:val="24"/>
    </w:rPr>
  </w:style>
  <w:style w:type="character" w:customStyle="1" w:styleId="figure-captionChar">
    <w:name w:val="figure-caption Char"/>
    <w:basedOn w:val="DefaultParagraphFont"/>
    <w:link w:val="figure-caption"/>
    <w:qFormat/>
    <w:rsid w:val="2418C72B"/>
    <w:rPr>
      <w:rFonts w:asciiTheme="minorHAnsi" w:eastAsiaTheme="minorEastAsia" w:hAnsiTheme="minorHAnsi" w:cstheme="minorBidi"/>
      <w:sz w:val="20"/>
      <w:szCs w:val="20"/>
      <w:lang w:val="en-US"/>
    </w:rPr>
  </w:style>
  <w:style w:type="character" w:customStyle="1" w:styleId="CommentTextChar">
    <w:name w:val="Comment Text Char"/>
    <w:basedOn w:val="DefaultParagraphFont"/>
    <w:link w:val="CommentText"/>
    <w:qFormat/>
    <w:rPr>
      <w:sz w:val="20"/>
      <w:szCs w:val="20"/>
    </w:rPr>
  </w:style>
  <w:style w:type="character" w:styleId="CommentReference">
    <w:name w:val="annotation reference"/>
    <w:basedOn w:val="DefaultParagraphFont"/>
    <w:qFormat/>
    <w:rPr>
      <w:sz w:val="16"/>
      <w:szCs w:val="16"/>
    </w:rPr>
  </w:style>
  <w:style w:type="character" w:styleId="LineNumber">
    <w:name w:val="line number"/>
  </w:style>
  <w:style w:type="paragraph" w:customStyle="1" w:styleId="berschrift">
    <w:name w:val="Überschrift"/>
    <w:basedOn w:val="Normal"/>
    <w:next w:val="BodyText"/>
    <w:qFormat/>
    <w:pPr>
      <w:keepNext/>
      <w:spacing w:after="120"/>
    </w:pPr>
    <w:rPr>
      <w:rFonts w:ascii="Carlito" w:eastAsia="Noto Sans SC Regular" w:hAnsi="Carlito" w:cs="Noto Sans"/>
      <w:sz w:val="28"/>
      <w:szCs w:val="28"/>
    </w:rPr>
  </w:style>
  <w:style w:type="paragraph" w:styleId="BodyText">
    <w:name w:val="Body Text"/>
    <w:basedOn w:val="Normal"/>
    <w:uiPriority w:val="1"/>
    <w:qFormat/>
    <w:rsid w:val="2418C72B"/>
    <w:pPr>
      <w:spacing w:before="180" w:after="180"/>
    </w:pPr>
    <w:rPr>
      <w:rFonts w:eastAsiaTheme="minorEastAsia" w:cstheme="minorBidi"/>
    </w:rPr>
  </w:style>
  <w:style w:type="paragraph" w:styleId="List">
    <w:name w:val="List"/>
    <w:basedOn w:val="BodyText"/>
    <w:rPr>
      <w:rFonts w:cs="Noto Sans"/>
    </w:rPr>
  </w:style>
  <w:style w:type="paragraph" w:styleId="Caption">
    <w:name w:val="caption"/>
    <w:basedOn w:val="Normal"/>
    <w:link w:val="CaptionChar"/>
    <w:qFormat/>
    <w:pPr>
      <w:spacing w:after="120"/>
    </w:pPr>
    <w:rPr>
      <w:i/>
    </w:rPr>
  </w:style>
  <w:style w:type="paragraph" w:customStyle="1" w:styleId="Verzeichnis">
    <w:name w:val="Verzeichnis"/>
    <w:basedOn w:val="Normal"/>
    <w:qFormat/>
    <w:pPr>
      <w:suppressLineNumbers/>
    </w:pPr>
    <w:rPr>
      <w:rFonts w:cs="Noto Sans"/>
    </w:rPr>
  </w:style>
  <w:style w:type="paragraph" w:customStyle="1" w:styleId="FirstParagraph">
    <w:name w:val="First Paragraph"/>
    <w:basedOn w:val="BodyText"/>
    <w:next w:val="BodyText"/>
    <w:uiPriority w:val="1"/>
    <w:qFormat/>
    <w:rsid w:val="2418C72B"/>
  </w:style>
  <w:style w:type="paragraph" w:customStyle="1" w:styleId="Compact">
    <w:name w:val="Compact"/>
    <w:basedOn w:val="BodyText"/>
    <w:uiPriority w:val="1"/>
    <w:qFormat/>
    <w:rsid w:val="2418C72B"/>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2418C72B"/>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Schaubild">
    <w:name w:val="Schaubild"/>
    <w:basedOn w:val="Normal"/>
    <w:qFormat/>
  </w:style>
  <w:style w:type="paragraph" w:customStyle="1" w:styleId="CaptionedFigure">
    <w:name w:val="Captioned Figure"/>
    <w:basedOn w:val="Schaubild"/>
    <w:qFormat/>
    <w:pPr>
      <w:keepNext/>
    </w:pPr>
  </w:style>
  <w:style w:type="paragraph" w:styleId="IndexHeading">
    <w:name w:val="index heading"/>
    <w:basedOn w:val="berschrift"/>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pPr>
      <w:shd w:val="clear" w:color="auto" w:fill="232629"/>
    </w:pPr>
  </w:style>
  <w:style w:type="paragraph" w:styleId="HTMLPreformatted">
    <w:name w:val="HTML Preformatted"/>
    <w:basedOn w:val="Normal"/>
    <w:link w:val="HTMLPreformattedChar"/>
    <w:qFormat/>
    <w:rsid w:val="00E90C67"/>
    <w:pPr>
      <w:spacing w:after="0"/>
    </w:pPr>
    <w:rPr>
      <w:rFonts w:ascii="Consolas" w:hAnsi="Consolas" w:cs="Consolas"/>
      <w:sz w:val="20"/>
      <w:szCs w:val="20"/>
    </w:rPr>
  </w:style>
  <w:style w:type="paragraph" w:customStyle="1" w:styleId="code">
    <w:name w:val="code"/>
    <w:basedOn w:val="Normal"/>
    <w:link w:val="codeChar"/>
    <w:uiPriority w:val="1"/>
    <w:qFormat/>
    <w:rsid w:val="2418C72B"/>
    <w:pPr>
      <w:shd w:val="clear" w:color="auto" w:fill="232629"/>
      <w:spacing w:afterAutospacing="1"/>
      <w:jc w:val="left"/>
    </w:pPr>
    <w:rPr>
      <w:rFonts w:ascii="Consolas" w:eastAsia="Consolas" w:hAnsi="Consolas" w:cs="Consolas"/>
      <w:color w:val="FFFFFF" w:themeColor="background1"/>
      <w:sz w:val="22"/>
      <w:szCs w:val="22"/>
    </w:rPr>
  </w:style>
  <w:style w:type="paragraph" w:customStyle="1" w:styleId="sheet">
    <w:name w:val="sheet"/>
    <w:basedOn w:val="Normal"/>
    <w:link w:val="sheetChar"/>
    <w:uiPriority w:val="1"/>
    <w:qFormat/>
    <w:rsid w:val="2418C72B"/>
    <w:pPr>
      <w:numPr>
        <w:numId w:val="9"/>
      </w:numPr>
      <w:spacing w:before="180" w:after="180"/>
    </w:pPr>
    <w:rPr>
      <w:rFonts w:ascii="Consolas" w:eastAsia="Consolas" w:hAnsi="Consolas" w:cs="Consolas"/>
      <w:sz w:val="22"/>
      <w:szCs w:val="22"/>
    </w:rPr>
  </w:style>
  <w:style w:type="paragraph" w:customStyle="1" w:styleId="code-inline">
    <w:name w:val="code-inline"/>
    <w:basedOn w:val="Normal"/>
    <w:link w:val="code-inlineChar"/>
    <w:uiPriority w:val="1"/>
    <w:qFormat/>
    <w:rsid w:val="2418C72B"/>
    <w:pPr>
      <w:spacing w:before="36" w:after="36"/>
    </w:pPr>
    <w:rPr>
      <w:rFonts w:eastAsiaTheme="minorEastAsia" w:cstheme="minorBidi"/>
      <w:color w:val="FFFFFF" w:themeColor="background1"/>
      <w:highlight w:val="black"/>
    </w:rPr>
  </w:style>
  <w:style w:type="paragraph" w:customStyle="1" w:styleId="figure-caption">
    <w:name w:val="figure-caption"/>
    <w:basedOn w:val="Normal"/>
    <w:link w:val="figure-captionChar"/>
    <w:uiPriority w:val="1"/>
    <w:qFormat/>
    <w:rsid w:val="2418C72B"/>
    <w:pPr>
      <w:spacing w:before="180" w:after="180" w:line="259" w:lineRule="auto"/>
    </w:pPr>
    <w:rPr>
      <w:rFonts w:eastAsiaTheme="minorEastAsia" w:cstheme="minorBidi"/>
      <w:sz w:val="20"/>
      <w:szCs w:val="20"/>
    </w:rPr>
  </w:style>
  <w:style w:type="paragraph" w:styleId="CommentText">
    <w:name w:val="annotation text"/>
    <w:basedOn w:val="Normal"/>
    <w:link w:val="CommentTextChar"/>
    <w:rPr>
      <w:sz w:val="20"/>
      <w:szCs w:val="20"/>
    </w:rPr>
  </w:style>
  <w:style w:type="paragraph" w:styleId="ListParagraph">
    <w:name w:val="List Paragraph"/>
    <w:basedOn w:val="Normal"/>
    <w:qFormat/>
    <w:rsid w:val="00DB1DAB"/>
    <w:pPr>
      <w:ind w:left="720"/>
      <w:contextualSpacing/>
    </w:pPr>
  </w:style>
  <w:style w:type="numbering" w:customStyle="1" w:styleId="KeineListe">
    <w:name w:val="Keine Liste"/>
    <w:uiPriority w:val="99"/>
    <w:semiHidden/>
    <w:unhideWhenUsed/>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rsid w:val="00F01C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F01CC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rsid w:val="00F01CCD"/>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F01CC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F01CCD"/>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rsid w:val="00F01CC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styleId="Revision">
    <w:name w:val="Revision"/>
    <w:hidden/>
    <w:rsid w:val="00DD51FD"/>
    <w:pPr>
      <w:suppressAutoHyphens w:val="0"/>
    </w:pPr>
    <w:rPr>
      <w:rFonts w:eastAsia="Aptos" w:cs="Aptos"/>
    </w:rPr>
  </w:style>
  <w:style w:type="paragraph" w:customStyle="1" w:styleId="EndNoteBibliographyTitle">
    <w:name w:val="EndNote Bibliography Title"/>
    <w:basedOn w:val="Normal"/>
    <w:link w:val="EndNoteBibliographyTitleChar"/>
    <w:rsid w:val="00EA57C5"/>
    <w:pPr>
      <w:spacing w:after="0"/>
      <w:jc w:val="center"/>
    </w:pPr>
    <w:rPr>
      <w:rFonts w:ascii="Aptos" w:hAnsi="Aptos"/>
    </w:rPr>
  </w:style>
  <w:style w:type="character" w:customStyle="1" w:styleId="EndNoteBibliographyTitleChar">
    <w:name w:val="EndNote Bibliography Title Char"/>
    <w:basedOn w:val="Heading1Char"/>
    <w:link w:val="EndNoteBibliographyTitle"/>
    <w:rsid w:val="00EA57C5"/>
    <w:rPr>
      <w:rFonts w:ascii="Aptos" w:eastAsia="Aptos" w:hAnsi="Aptos" w:cs="Aptos"/>
      <w:color w:val="0F4761" w:themeColor="accent1" w:themeShade="BF"/>
      <w:sz w:val="40"/>
      <w:szCs w:val="40"/>
    </w:rPr>
  </w:style>
  <w:style w:type="paragraph" w:customStyle="1" w:styleId="EndNoteBibliography">
    <w:name w:val="EndNote Bibliography"/>
    <w:basedOn w:val="Normal"/>
    <w:link w:val="EndNoteBibliographyChar"/>
    <w:rsid w:val="00EA57C5"/>
    <w:rPr>
      <w:rFonts w:ascii="Aptos" w:hAnsi="Aptos"/>
    </w:rPr>
  </w:style>
  <w:style w:type="character" w:customStyle="1" w:styleId="EndNoteBibliographyChar">
    <w:name w:val="EndNote Bibliography Char"/>
    <w:basedOn w:val="Heading1Char"/>
    <w:link w:val="EndNoteBibliography"/>
    <w:rsid w:val="00EA57C5"/>
    <w:rPr>
      <w:rFonts w:ascii="Aptos" w:eastAsia="Aptos" w:hAnsi="Aptos" w:cs="Aptos"/>
      <w:color w:val="0F4761" w:themeColor="accent1" w:themeShade="BF"/>
      <w:sz w:val="40"/>
      <w:szCs w:val="40"/>
    </w:rPr>
  </w:style>
  <w:style w:type="character" w:styleId="UnresolvedMention">
    <w:name w:val="Unresolved Mention"/>
    <w:basedOn w:val="DefaultParagraphFont"/>
    <w:uiPriority w:val="99"/>
    <w:semiHidden/>
    <w:unhideWhenUsed/>
    <w:rsid w:val="0027158C"/>
    <w:rPr>
      <w:color w:val="605E5C"/>
      <w:shd w:val="clear" w:color="auto" w:fill="E1DFDD"/>
    </w:rPr>
  </w:style>
  <w:style w:type="paragraph" w:styleId="Header">
    <w:name w:val="header"/>
    <w:basedOn w:val="Normal"/>
    <w:link w:val="HeaderChar"/>
    <w:rsid w:val="00CD576F"/>
    <w:pPr>
      <w:tabs>
        <w:tab w:val="center" w:pos="4680"/>
        <w:tab w:val="right" w:pos="9360"/>
      </w:tabs>
      <w:spacing w:before="0" w:after="0"/>
    </w:pPr>
  </w:style>
  <w:style w:type="character" w:customStyle="1" w:styleId="HeaderChar">
    <w:name w:val="Header Char"/>
    <w:basedOn w:val="DefaultParagraphFont"/>
    <w:link w:val="Header"/>
    <w:rsid w:val="00CD576F"/>
    <w:rPr>
      <w:rFonts w:eastAsia="Aptos" w:cs="Aptos"/>
    </w:rPr>
  </w:style>
  <w:style w:type="paragraph" w:styleId="Footer">
    <w:name w:val="footer"/>
    <w:basedOn w:val="Normal"/>
    <w:link w:val="FooterChar"/>
    <w:rsid w:val="00CD576F"/>
    <w:pPr>
      <w:tabs>
        <w:tab w:val="center" w:pos="4680"/>
        <w:tab w:val="right" w:pos="9360"/>
      </w:tabs>
      <w:spacing w:before="0" w:after="0"/>
    </w:pPr>
  </w:style>
  <w:style w:type="character" w:customStyle="1" w:styleId="FooterChar">
    <w:name w:val="Footer Char"/>
    <w:basedOn w:val="DefaultParagraphFont"/>
    <w:link w:val="Footer"/>
    <w:rsid w:val="00CD576F"/>
    <w:rPr>
      <w:rFonts w:eastAsia="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DELTechnology/delt-core"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www.daylight.com/dayhtml/doc/theory/theory.smirk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www.daylight.com/dayhtml/doc/theory/theory.smarts.htm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localhost:8050/"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02/anie.20251183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27.0.0.1:8050/"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4DF28B-210E-674F-9C43-6FE44FA11683}">
  <we:reference id="wa200010453" version="1.0.0.1" store="en-US" storeType="OMEX"/>
  <we:alternateReferences>
    <we:reference id="WA200010453" version="1.0.0.1" store="WA200010453" storeType="OMEX"/>
  </we:alternateReferences>
  <we:properties>
    <we:property name="claude.fileId" value="&quot;77c83d58-f22a-4b53-ac73-e9f0149b46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1AE2C-5410-CD4E-9BDC-B1D4109C7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42</Pages>
  <Words>12700</Words>
  <Characters>85857</Characters>
  <Application>Microsoft Office Word</Application>
  <DocSecurity>0</DocSecurity>
  <Lines>2146</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Lessing  Alice</dc:creator>
  <dc:description/>
  <cp:lastModifiedBy>Martinelli, Adriano Luca (DBMR)</cp:lastModifiedBy>
  <cp:revision>5</cp:revision>
  <cp:lastPrinted>2026-02-05T15:40:00Z</cp:lastPrinted>
  <dcterms:created xsi:type="dcterms:W3CDTF">2026-02-05T15:40:00Z</dcterms:created>
  <dcterms:modified xsi:type="dcterms:W3CDTF">2026-04-29T23:34:00Z</dcterms:modified>
  <dc:language>de-DE</dc:language>
</cp:coreProperties>
</file>